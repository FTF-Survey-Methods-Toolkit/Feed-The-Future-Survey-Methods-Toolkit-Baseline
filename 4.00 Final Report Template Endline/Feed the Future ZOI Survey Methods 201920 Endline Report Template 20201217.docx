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8240"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56234CA6" id="Group 20" o:spid="_x0000_s1026" style="position:absolute;margin-left:0;margin-top:-37.3pt;width:540.45pt;height:98.55pt;z-index:251658240;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3"/>
      <w:r w:rsidRPr="00DF4DE5">
        <w:t>Citation:</w:t>
      </w:r>
      <w:commentRangeEnd w:id="3"/>
      <w:r w:rsidR="00FC65C5">
        <w:rPr>
          <w:rStyle w:val="CommentReference"/>
        </w:rPr>
        <w:commentReference w:id="3"/>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Zone of Influence Endline Assessment</w:t>
      </w:r>
      <w:r w:rsidR="003F3796" w:rsidDel="003F3796">
        <w:t xml:space="preserve"> </w:t>
      </w:r>
      <w:r>
        <w:t>[</w:t>
      </w:r>
      <w:r w:rsidRPr="0009611B">
        <w:rPr>
          <w:highlight w:val="yellow"/>
        </w:rPr>
        <w:t>Baseline Month Year</w:t>
      </w:r>
      <w:r w:rsidR="007C6838">
        <w:t>]</w:t>
      </w:r>
      <w:proofErr w:type="gramStart"/>
      <w:r w:rsidR="007C6838">
        <w:t>–</w:t>
      </w:r>
      <w:r>
        <w:t>[</w:t>
      </w:r>
      <w:proofErr w:type="gramEnd"/>
      <w:r w:rsidRPr="0009611B">
        <w:rPr>
          <w:highlight w:val="yellow"/>
        </w:rPr>
        <w:t>Endline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4"/>
      <w:r w:rsidR="00BC16E6">
        <w:rPr>
          <w:b/>
          <w:color w:val="94A545"/>
          <w:sz w:val="32"/>
          <w:szCs w:val="32"/>
          <w:highlight w:val="yellow"/>
        </w:rPr>
        <w:t>TEMPLATE</w:t>
      </w:r>
      <w:commentRangeEnd w:id="14"/>
      <w:r w:rsidR="00FC65C5">
        <w:rPr>
          <w:rStyle w:val="CommentReference"/>
        </w:rPr>
        <w:commentReference w:id="14"/>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5"/>
      <w:r w:rsidRPr="00870214">
        <w:rPr>
          <w:rFonts w:ascii="Gill Sans MT" w:hAnsi="Gill Sans MT"/>
          <w:b/>
          <w:color w:val="94A545"/>
          <w:sz w:val="32"/>
          <w:szCs w:val="32"/>
        </w:rPr>
        <w:t>CONTENTS</w:t>
      </w:r>
      <w:bookmarkEnd w:id="0"/>
      <w:bookmarkEnd w:id="4"/>
      <w:bookmarkEnd w:id="5"/>
      <w:bookmarkEnd w:id="6"/>
      <w:bookmarkEnd w:id="7"/>
      <w:bookmarkEnd w:id="8"/>
      <w:bookmarkEnd w:id="9"/>
      <w:bookmarkEnd w:id="10"/>
      <w:bookmarkEnd w:id="11"/>
      <w:bookmarkEnd w:id="12"/>
      <w:bookmarkEnd w:id="13"/>
      <w:commentRangeEnd w:id="15"/>
      <w:r w:rsidR="0004027D" w:rsidRPr="00870214">
        <w:rPr>
          <w:rStyle w:val="CommentReference"/>
          <w:rFonts w:ascii="Gill Sans MT" w:hAnsi="Gill Sans MT"/>
          <w:b/>
          <w:color w:val="94A545"/>
          <w:sz w:val="32"/>
          <w:szCs w:val="32"/>
        </w:rPr>
        <w:commentReference w:id="15"/>
      </w:r>
    </w:p>
    <w:p w14:paraId="6707BFBD" w14:textId="2B6868A3" w:rsidR="005C7531"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50719250" w:history="1">
        <w:r w:rsidR="005C7531" w:rsidRPr="00AD43E6">
          <w:rPr>
            <w:rStyle w:val="Hyperlink"/>
          </w:rPr>
          <w:t>List of tables</w:t>
        </w:r>
        <w:r w:rsidR="005C7531">
          <w:rPr>
            <w:webHidden/>
          </w:rPr>
          <w:tab/>
        </w:r>
        <w:r w:rsidR="005C7531">
          <w:rPr>
            <w:webHidden/>
          </w:rPr>
          <w:fldChar w:fldCharType="begin"/>
        </w:r>
        <w:r w:rsidR="005C7531">
          <w:rPr>
            <w:webHidden/>
          </w:rPr>
          <w:instrText xml:space="preserve"> PAGEREF _Toc50719250 \h </w:instrText>
        </w:r>
        <w:r w:rsidR="005C7531">
          <w:rPr>
            <w:webHidden/>
          </w:rPr>
        </w:r>
        <w:r w:rsidR="005C7531">
          <w:rPr>
            <w:webHidden/>
          </w:rPr>
          <w:fldChar w:fldCharType="separate"/>
        </w:r>
        <w:r w:rsidR="005C7531">
          <w:rPr>
            <w:webHidden/>
          </w:rPr>
          <w:t>v</w:t>
        </w:r>
        <w:r w:rsidR="005C7531">
          <w:rPr>
            <w:webHidden/>
          </w:rPr>
          <w:fldChar w:fldCharType="end"/>
        </w:r>
      </w:hyperlink>
    </w:p>
    <w:p w14:paraId="2F53B052" w14:textId="642935E7" w:rsidR="005C7531" w:rsidRDefault="00000000">
      <w:pPr>
        <w:pStyle w:val="TOC1"/>
        <w:rPr>
          <w:rFonts w:asciiTheme="minorHAnsi" w:eastAsiaTheme="minorEastAsia" w:hAnsiTheme="minorHAnsi" w:cstheme="minorBidi"/>
          <w:color w:val="auto"/>
        </w:rPr>
      </w:pPr>
      <w:hyperlink w:anchor="_Toc50719251" w:history="1">
        <w:r w:rsidR="005C7531" w:rsidRPr="00AD43E6">
          <w:rPr>
            <w:rStyle w:val="Hyperlink"/>
          </w:rPr>
          <w:t>List of figures</w:t>
        </w:r>
        <w:r w:rsidR="005C7531">
          <w:rPr>
            <w:webHidden/>
          </w:rPr>
          <w:tab/>
        </w:r>
        <w:r w:rsidR="005C7531">
          <w:rPr>
            <w:webHidden/>
          </w:rPr>
          <w:fldChar w:fldCharType="begin"/>
        </w:r>
        <w:r w:rsidR="005C7531">
          <w:rPr>
            <w:webHidden/>
          </w:rPr>
          <w:instrText xml:space="preserve"> PAGEREF _Toc50719251 \h </w:instrText>
        </w:r>
        <w:r w:rsidR="005C7531">
          <w:rPr>
            <w:webHidden/>
          </w:rPr>
        </w:r>
        <w:r w:rsidR="005C7531">
          <w:rPr>
            <w:webHidden/>
          </w:rPr>
          <w:fldChar w:fldCharType="separate"/>
        </w:r>
        <w:r w:rsidR="005C7531">
          <w:rPr>
            <w:webHidden/>
          </w:rPr>
          <w:t>x</w:t>
        </w:r>
        <w:r w:rsidR="005C7531">
          <w:rPr>
            <w:webHidden/>
          </w:rPr>
          <w:fldChar w:fldCharType="end"/>
        </w:r>
      </w:hyperlink>
    </w:p>
    <w:p w14:paraId="389FFA87" w14:textId="3A0291CA" w:rsidR="005C7531" w:rsidRDefault="00000000">
      <w:pPr>
        <w:pStyle w:val="TOC1"/>
        <w:rPr>
          <w:rFonts w:asciiTheme="minorHAnsi" w:eastAsiaTheme="minorEastAsia" w:hAnsiTheme="minorHAnsi" w:cstheme="minorBidi"/>
          <w:color w:val="auto"/>
        </w:rPr>
      </w:pPr>
      <w:hyperlink w:anchor="_Toc50719252" w:history="1">
        <w:r w:rsidR="005C7531" w:rsidRPr="00AD43E6">
          <w:rPr>
            <w:rStyle w:val="Hyperlink"/>
          </w:rPr>
          <w:t>List of abbreviations</w:t>
        </w:r>
        <w:r w:rsidR="005C7531">
          <w:rPr>
            <w:webHidden/>
          </w:rPr>
          <w:tab/>
        </w:r>
        <w:r w:rsidR="005C7531">
          <w:rPr>
            <w:webHidden/>
          </w:rPr>
          <w:fldChar w:fldCharType="begin"/>
        </w:r>
        <w:r w:rsidR="005C7531">
          <w:rPr>
            <w:webHidden/>
          </w:rPr>
          <w:instrText xml:space="preserve"> PAGEREF _Toc50719252 \h </w:instrText>
        </w:r>
        <w:r w:rsidR="005C7531">
          <w:rPr>
            <w:webHidden/>
          </w:rPr>
        </w:r>
        <w:r w:rsidR="005C7531">
          <w:rPr>
            <w:webHidden/>
          </w:rPr>
          <w:fldChar w:fldCharType="separate"/>
        </w:r>
        <w:r w:rsidR="005C7531">
          <w:rPr>
            <w:webHidden/>
          </w:rPr>
          <w:t>xi</w:t>
        </w:r>
        <w:r w:rsidR="005C7531">
          <w:rPr>
            <w:webHidden/>
          </w:rPr>
          <w:fldChar w:fldCharType="end"/>
        </w:r>
      </w:hyperlink>
    </w:p>
    <w:p w14:paraId="6C5AE47B" w14:textId="25569E10" w:rsidR="005C7531" w:rsidRDefault="00000000">
      <w:pPr>
        <w:pStyle w:val="TOC1"/>
        <w:rPr>
          <w:rFonts w:asciiTheme="minorHAnsi" w:eastAsiaTheme="minorEastAsia" w:hAnsiTheme="minorHAnsi" w:cstheme="minorBidi"/>
          <w:color w:val="auto"/>
        </w:rPr>
      </w:pPr>
      <w:hyperlink w:anchor="_Toc50719253" w:history="1">
        <w:r w:rsidR="005C7531" w:rsidRPr="00AD43E6">
          <w:rPr>
            <w:rStyle w:val="Hyperlink"/>
          </w:rPr>
          <w:t>Executive summary</w:t>
        </w:r>
        <w:r w:rsidR="005C7531">
          <w:rPr>
            <w:webHidden/>
          </w:rPr>
          <w:tab/>
        </w:r>
        <w:r w:rsidR="005C7531">
          <w:rPr>
            <w:webHidden/>
          </w:rPr>
          <w:fldChar w:fldCharType="begin"/>
        </w:r>
        <w:r w:rsidR="005C7531">
          <w:rPr>
            <w:webHidden/>
          </w:rPr>
          <w:instrText xml:space="preserve"> PAGEREF _Toc50719253 \h </w:instrText>
        </w:r>
        <w:r w:rsidR="005C7531">
          <w:rPr>
            <w:webHidden/>
          </w:rPr>
        </w:r>
        <w:r w:rsidR="005C7531">
          <w:rPr>
            <w:webHidden/>
          </w:rPr>
          <w:fldChar w:fldCharType="separate"/>
        </w:r>
        <w:r w:rsidR="005C7531">
          <w:rPr>
            <w:webHidden/>
          </w:rPr>
          <w:t>xii</w:t>
        </w:r>
        <w:r w:rsidR="005C7531">
          <w:rPr>
            <w:webHidden/>
          </w:rPr>
          <w:fldChar w:fldCharType="end"/>
        </w:r>
      </w:hyperlink>
    </w:p>
    <w:p w14:paraId="75FC41E9" w14:textId="37752200" w:rsidR="005C7531" w:rsidRDefault="00000000">
      <w:pPr>
        <w:pStyle w:val="TOC2"/>
        <w:rPr>
          <w:rFonts w:asciiTheme="minorHAnsi" w:eastAsiaTheme="minorEastAsia" w:hAnsiTheme="minorHAnsi" w:cstheme="minorBidi"/>
          <w:color w:val="auto"/>
        </w:rPr>
      </w:pPr>
      <w:hyperlink w:anchor="_Toc50719254" w:history="1">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_Toc50719254 \h </w:instrText>
        </w:r>
        <w:r w:rsidR="005C7531">
          <w:rPr>
            <w:webHidden/>
          </w:rPr>
        </w:r>
        <w:r w:rsidR="005C7531">
          <w:rPr>
            <w:webHidden/>
          </w:rPr>
          <w:fldChar w:fldCharType="separate"/>
        </w:r>
        <w:r w:rsidR="005C7531">
          <w:rPr>
            <w:webHidden/>
          </w:rPr>
          <w:t>xii</w:t>
        </w:r>
        <w:r w:rsidR="005C7531">
          <w:rPr>
            <w:webHidden/>
          </w:rPr>
          <w:fldChar w:fldCharType="end"/>
        </w:r>
      </w:hyperlink>
    </w:p>
    <w:p w14:paraId="697971F7" w14:textId="09E9933B" w:rsidR="005C7531" w:rsidRDefault="00000000">
      <w:pPr>
        <w:pStyle w:val="TOC2"/>
        <w:rPr>
          <w:rFonts w:asciiTheme="minorHAnsi" w:eastAsiaTheme="minorEastAsia" w:hAnsiTheme="minorHAnsi" w:cstheme="minorBidi"/>
          <w:color w:val="auto"/>
        </w:rPr>
      </w:pPr>
      <w:hyperlink w:anchor="_Toc50719255"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indicators</w:t>
        </w:r>
        <w:r w:rsidR="005C7531">
          <w:rPr>
            <w:webHidden/>
          </w:rPr>
          <w:tab/>
        </w:r>
        <w:r w:rsidR="005C7531">
          <w:rPr>
            <w:webHidden/>
          </w:rPr>
          <w:fldChar w:fldCharType="begin"/>
        </w:r>
        <w:r w:rsidR="005C7531">
          <w:rPr>
            <w:webHidden/>
          </w:rPr>
          <w:instrText xml:space="preserve"> PAGEREF _Toc50719255 \h </w:instrText>
        </w:r>
        <w:r w:rsidR="005C7531">
          <w:rPr>
            <w:webHidden/>
          </w:rPr>
        </w:r>
        <w:r w:rsidR="005C7531">
          <w:rPr>
            <w:webHidden/>
          </w:rPr>
          <w:fldChar w:fldCharType="separate"/>
        </w:r>
        <w:r w:rsidR="005C7531">
          <w:rPr>
            <w:webHidden/>
          </w:rPr>
          <w:t>xii</w:t>
        </w:r>
        <w:r w:rsidR="005C7531">
          <w:rPr>
            <w:webHidden/>
          </w:rPr>
          <w:fldChar w:fldCharType="end"/>
        </w:r>
      </w:hyperlink>
    </w:p>
    <w:p w14:paraId="73160757" w14:textId="22A03C67" w:rsidR="005C7531" w:rsidRDefault="00000000">
      <w:pPr>
        <w:pStyle w:val="TOC2"/>
        <w:rPr>
          <w:rFonts w:asciiTheme="minorHAnsi" w:eastAsiaTheme="minorEastAsia" w:hAnsiTheme="minorHAnsi" w:cstheme="minorBidi"/>
          <w:color w:val="auto"/>
        </w:rPr>
      </w:pPr>
      <w:hyperlink w:anchor="_Toc50719256"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secondary data sources</w:t>
        </w:r>
        <w:r w:rsidR="005C7531">
          <w:rPr>
            <w:webHidden/>
          </w:rPr>
          <w:tab/>
        </w:r>
        <w:r w:rsidR="005C7531">
          <w:rPr>
            <w:webHidden/>
          </w:rPr>
          <w:fldChar w:fldCharType="begin"/>
        </w:r>
        <w:r w:rsidR="005C7531">
          <w:rPr>
            <w:webHidden/>
          </w:rPr>
          <w:instrText xml:space="preserve"> PAGEREF _Toc50719256 \h </w:instrText>
        </w:r>
        <w:r w:rsidR="005C7531">
          <w:rPr>
            <w:webHidden/>
          </w:rPr>
        </w:r>
        <w:r w:rsidR="005C7531">
          <w:rPr>
            <w:webHidden/>
          </w:rPr>
          <w:fldChar w:fldCharType="separate"/>
        </w:r>
        <w:r w:rsidR="005C7531">
          <w:rPr>
            <w:webHidden/>
          </w:rPr>
          <w:t>xv</w:t>
        </w:r>
        <w:r w:rsidR="005C7531">
          <w:rPr>
            <w:webHidden/>
          </w:rPr>
          <w:fldChar w:fldCharType="end"/>
        </w:r>
      </w:hyperlink>
    </w:p>
    <w:p w14:paraId="2F24830D" w14:textId="0A345A41" w:rsidR="005C7531" w:rsidRDefault="00000000">
      <w:pPr>
        <w:pStyle w:val="TOC2"/>
        <w:rPr>
          <w:rFonts w:asciiTheme="minorHAnsi" w:eastAsiaTheme="minorEastAsia" w:hAnsiTheme="minorHAnsi" w:cstheme="minorBidi"/>
          <w:color w:val="auto"/>
        </w:rPr>
      </w:pPr>
      <w:hyperlink w:anchor="_Toc50719257" w:history="1">
        <w:r w:rsidR="005C7531" w:rsidRPr="00AD43E6">
          <w:rPr>
            <w:rStyle w:val="Hyperlink"/>
          </w:rPr>
          <w:t>Summary of key findings</w:t>
        </w:r>
        <w:r w:rsidR="005C7531">
          <w:rPr>
            <w:webHidden/>
          </w:rPr>
          <w:tab/>
        </w:r>
        <w:r w:rsidR="005C7531">
          <w:rPr>
            <w:webHidden/>
          </w:rPr>
          <w:fldChar w:fldCharType="begin"/>
        </w:r>
        <w:r w:rsidR="005C7531">
          <w:rPr>
            <w:webHidden/>
          </w:rPr>
          <w:instrText xml:space="preserve"> PAGEREF _Toc50719257 \h </w:instrText>
        </w:r>
        <w:r w:rsidR="005C7531">
          <w:rPr>
            <w:webHidden/>
          </w:rPr>
        </w:r>
        <w:r w:rsidR="005C7531">
          <w:rPr>
            <w:webHidden/>
          </w:rPr>
          <w:fldChar w:fldCharType="separate"/>
        </w:r>
        <w:r w:rsidR="005C7531">
          <w:rPr>
            <w:webHidden/>
          </w:rPr>
          <w:t>xvi</w:t>
        </w:r>
        <w:r w:rsidR="005C7531">
          <w:rPr>
            <w:webHidden/>
          </w:rPr>
          <w:fldChar w:fldCharType="end"/>
        </w:r>
      </w:hyperlink>
    </w:p>
    <w:p w14:paraId="26C459AC" w14:textId="5929B6DA" w:rsidR="005C7531" w:rsidRDefault="00000000">
      <w:pPr>
        <w:pStyle w:val="TOC3"/>
        <w:rPr>
          <w:rFonts w:asciiTheme="minorHAnsi" w:eastAsiaTheme="minorEastAsia" w:hAnsiTheme="minorHAnsi" w:cstheme="minorBidi"/>
          <w:color w:val="auto"/>
        </w:rPr>
      </w:pPr>
      <w:hyperlink w:anchor="_Toc50719258" w:history="1">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_Toc50719258 \h </w:instrText>
        </w:r>
        <w:r w:rsidR="005C7531">
          <w:rPr>
            <w:webHidden/>
          </w:rPr>
        </w:r>
        <w:r w:rsidR="005C7531">
          <w:rPr>
            <w:webHidden/>
          </w:rPr>
          <w:fldChar w:fldCharType="separate"/>
        </w:r>
        <w:r w:rsidR="005C7531">
          <w:rPr>
            <w:webHidden/>
          </w:rPr>
          <w:t>xvi</w:t>
        </w:r>
        <w:r w:rsidR="005C7531">
          <w:rPr>
            <w:webHidden/>
          </w:rPr>
          <w:fldChar w:fldCharType="end"/>
        </w:r>
      </w:hyperlink>
    </w:p>
    <w:p w14:paraId="55B0EE0E" w14:textId="73FABB83" w:rsidR="005C7531" w:rsidRDefault="00000000">
      <w:pPr>
        <w:pStyle w:val="TOC4"/>
        <w:rPr>
          <w:rFonts w:asciiTheme="minorHAnsi" w:eastAsiaTheme="minorEastAsia" w:hAnsiTheme="minorHAnsi" w:cstheme="minorBidi"/>
          <w:color w:val="auto"/>
          <w:szCs w:val="22"/>
        </w:rPr>
      </w:pPr>
      <w:hyperlink w:anchor="_Toc50719259" w:history="1">
        <w:r w:rsidR="005C7531" w:rsidRPr="00AD43E6">
          <w:rPr>
            <w:rStyle w:val="Hyperlink"/>
            <w:i/>
            <w:lang w:eastAsia="ko-KR"/>
          </w:rPr>
          <w:t>Daily per capita expenditures (2010 USD)</w:t>
        </w:r>
        <w:r w:rsidR="005C7531">
          <w:rPr>
            <w:webHidden/>
          </w:rPr>
          <w:tab/>
        </w:r>
        <w:r w:rsidR="005C7531">
          <w:rPr>
            <w:webHidden/>
          </w:rPr>
          <w:fldChar w:fldCharType="begin"/>
        </w:r>
        <w:r w:rsidR="005C7531">
          <w:rPr>
            <w:webHidden/>
          </w:rPr>
          <w:instrText xml:space="preserve"> PAGEREF _Toc50719259 \h </w:instrText>
        </w:r>
        <w:r w:rsidR="005C7531">
          <w:rPr>
            <w:webHidden/>
          </w:rPr>
        </w:r>
        <w:r w:rsidR="005C7531">
          <w:rPr>
            <w:webHidden/>
          </w:rPr>
          <w:fldChar w:fldCharType="separate"/>
        </w:r>
        <w:r w:rsidR="005C7531">
          <w:rPr>
            <w:webHidden/>
          </w:rPr>
          <w:t>xvi</w:t>
        </w:r>
        <w:r w:rsidR="005C7531">
          <w:rPr>
            <w:webHidden/>
          </w:rPr>
          <w:fldChar w:fldCharType="end"/>
        </w:r>
      </w:hyperlink>
    </w:p>
    <w:p w14:paraId="7FA96F5D" w14:textId="3FE59402" w:rsidR="005C7531" w:rsidRDefault="00000000">
      <w:pPr>
        <w:pStyle w:val="TOC4"/>
        <w:rPr>
          <w:rFonts w:asciiTheme="minorHAnsi" w:eastAsiaTheme="minorEastAsia" w:hAnsiTheme="minorHAnsi" w:cstheme="minorBidi"/>
          <w:color w:val="auto"/>
          <w:szCs w:val="22"/>
        </w:rPr>
      </w:pPr>
      <w:hyperlink w:anchor="_Toc50719260" w:history="1">
        <w:r w:rsidR="005C7531" w:rsidRPr="00AD43E6">
          <w:rPr>
            <w:rStyle w:val="Hyperlink"/>
            <w:i/>
            <w:lang w:eastAsia="ko-KR"/>
          </w:rPr>
          <w:t>Prevalence of poverty: Percentage of people living on less than $1.25/day (2005 PPP)</w:t>
        </w:r>
        <w:r w:rsidR="005C7531">
          <w:rPr>
            <w:webHidden/>
          </w:rPr>
          <w:tab/>
        </w:r>
        <w:r w:rsidR="005C7531">
          <w:rPr>
            <w:webHidden/>
          </w:rPr>
          <w:fldChar w:fldCharType="begin"/>
        </w:r>
        <w:r w:rsidR="005C7531">
          <w:rPr>
            <w:webHidden/>
          </w:rPr>
          <w:instrText xml:space="preserve"> PAGEREF _Toc50719260 \h </w:instrText>
        </w:r>
        <w:r w:rsidR="005C7531">
          <w:rPr>
            <w:webHidden/>
          </w:rPr>
        </w:r>
        <w:r w:rsidR="005C7531">
          <w:rPr>
            <w:webHidden/>
          </w:rPr>
          <w:fldChar w:fldCharType="separate"/>
        </w:r>
        <w:r w:rsidR="005C7531">
          <w:rPr>
            <w:webHidden/>
          </w:rPr>
          <w:t>xvi</w:t>
        </w:r>
        <w:r w:rsidR="005C7531">
          <w:rPr>
            <w:webHidden/>
          </w:rPr>
          <w:fldChar w:fldCharType="end"/>
        </w:r>
      </w:hyperlink>
    </w:p>
    <w:p w14:paraId="222252A6" w14:textId="7E305735" w:rsidR="005C7531" w:rsidRDefault="00000000">
      <w:pPr>
        <w:pStyle w:val="TOC4"/>
        <w:rPr>
          <w:rFonts w:asciiTheme="minorHAnsi" w:eastAsiaTheme="minorEastAsia" w:hAnsiTheme="minorHAnsi" w:cstheme="minorBidi"/>
          <w:color w:val="auto"/>
          <w:szCs w:val="22"/>
        </w:rPr>
      </w:pPr>
      <w:hyperlink w:anchor="_Toc50719261" w:history="1">
        <w:r w:rsidR="005C7531" w:rsidRPr="00AD43E6">
          <w:rPr>
            <w:rStyle w:val="Hyperlink"/>
            <w:i/>
            <w:lang w:eastAsia="ko-KR"/>
          </w:rPr>
          <w:t>Depth of poverty: Mean percentage shortfall relative to the $1.25/day (2005 PPP) poverty line</w:t>
        </w:r>
        <w:r w:rsidR="005C7531">
          <w:rPr>
            <w:webHidden/>
          </w:rPr>
          <w:tab/>
        </w:r>
        <w:r w:rsidR="005C7531">
          <w:rPr>
            <w:webHidden/>
          </w:rPr>
          <w:fldChar w:fldCharType="begin"/>
        </w:r>
        <w:r w:rsidR="005C7531">
          <w:rPr>
            <w:webHidden/>
          </w:rPr>
          <w:instrText xml:space="preserve"> PAGEREF _Toc50719261 \h </w:instrText>
        </w:r>
        <w:r w:rsidR="005C7531">
          <w:rPr>
            <w:webHidden/>
          </w:rPr>
        </w:r>
        <w:r w:rsidR="005C7531">
          <w:rPr>
            <w:webHidden/>
          </w:rPr>
          <w:fldChar w:fldCharType="separate"/>
        </w:r>
        <w:r w:rsidR="005C7531">
          <w:rPr>
            <w:webHidden/>
          </w:rPr>
          <w:t>xvi</w:t>
        </w:r>
        <w:r w:rsidR="005C7531">
          <w:rPr>
            <w:webHidden/>
          </w:rPr>
          <w:fldChar w:fldCharType="end"/>
        </w:r>
      </w:hyperlink>
    </w:p>
    <w:p w14:paraId="19C97A8E" w14:textId="47BA6CF5" w:rsidR="005C7531" w:rsidRDefault="00000000">
      <w:pPr>
        <w:pStyle w:val="TOC3"/>
        <w:rPr>
          <w:rFonts w:asciiTheme="minorHAnsi" w:eastAsiaTheme="minorEastAsia" w:hAnsiTheme="minorHAnsi" w:cstheme="minorBidi"/>
          <w:color w:val="auto"/>
        </w:rPr>
      </w:pPr>
      <w:hyperlink w:anchor="_Toc50719262" w:history="1">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_Toc50719262 \h </w:instrText>
        </w:r>
        <w:r w:rsidR="005C7531">
          <w:rPr>
            <w:webHidden/>
          </w:rPr>
        </w:r>
        <w:r w:rsidR="005C7531">
          <w:rPr>
            <w:webHidden/>
          </w:rPr>
          <w:fldChar w:fldCharType="separate"/>
        </w:r>
        <w:r w:rsidR="005C7531">
          <w:rPr>
            <w:webHidden/>
          </w:rPr>
          <w:t>xvi</w:t>
        </w:r>
        <w:r w:rsidR="005C7531">
          <w:rPr>
            <w:webHidden/>
          </w:rPr>
          <w:fldChar w:fldCharType="end"/>
        </w:r>
      </w:hyperlink>
    </w:p>
    <w:p w14:paraId="616F61AA" w14:textId="3D39327A" w:rsidR="005C7531" w:rsidRDefault="00000000">
      <w:pPr>
        <w:pStyle w:val="TOC4"/>
        <w:rPr>
          <w:rFonts w:asciiTheme="minorHAnsi" w:eastAsiaTheme="minorEastAsia" w:hAnsiTheme="minorHAnsi" w:cstheme="minorBidi"/>
          <w:color w:val="auto"/>
          <w:szCs w:val="22"/>
        </w:rPr>
      </w:pPr>
      <w:hyperlink w:anchor="_Toc50719263" w:history="1">
        <w:r w:rsidR="005C7531" w:rsidRPr="00AD43E6">
          <w:rPr>
            <w:rStyle w:val="Hyperlink"/>
            <w:i/>
            <w:lang w:eastAsia="ko-KR"/>
          </w:rPr>
          <w:t>A-WEAI</w:t>
        </w:r>
        <w:r w:rsidR="005C7531">
          <w:rPr>
            <w:webHidden/>
          </w:rPr>
          <w:tab/>
        </w:r>
        <w:r w:rsidR="005C7531">
          <w:rPr>
            <w:webHidden/>
          </w:rPr>
          <w:fldChar w:fldCharType="begin"/>
        </w:r>
        <w:r w:rsidR="005C7531">
          <w:rPr>
            <w:webHidden/>
          </w:rPr>
          <w:instrText xml:space="preserve"> PAGEREF _Toc50719263 \h </w:instrText>
        </w:r>
        <w:r w:rsidR="005C7531">
          <w:rPr>
            <w:webHidden/>
          </w:rPr>
        </w:r>
        <w:r w:rsidR="005C7531">
          <w:rPr>
            <w:webHidden/>
          </w:rPr>
          <w:fldChar w:fldCharType="separate"/>
        </w:r>
        <w:r w:rsidR="005C7531">
          <w:rPr>
            <w:webHidden/>
          </w:rPr>
          <w:t>xvi</w:t>
        </w:r>
        <w:r w:rsidR="005C7531">
          <w:rPr>
            <w:webHidden/>
          </w:rPr>
          <w:fldChar w:fldCharType="end"/>
        </w:r>
      </w:hyperlink>
    </w:p>
    <w:p w14:paraId="0902ACEC" w14:textId="725174D0" w:rsidR="005C7531" w:rsidRDefault="00000000">
      <w:pPr>
        <w:pStyle w:val="TOC3"/>
        <w:rPr>
          <w:rFonts w:asciiTheme="minorHAnsi" w:eastAsiaTheme="minorEastAsia" w:hAnsiTheme="minorHAnsi" w:cstheme="minorBidi"/>
          <w:color w:val="auto"/>
        </w:rPr>
      </w:pPr>
      <w:hyperlink w:anchor="_Toc50719264" w:history="1">
        <w:r w:rsidR="005C7531" w:rsidRPr="00AD43E6">
          <w:rPr>
            <w:rStyle w:val="Hyperlink"/>
          </w:rPr>
          <w:t>Household hunger and dietary intake</w:t>
        </w:r>
        <w:r w:rsidR="005C7531">
          <w:rPr>
            <w:webHidden/>
          </w:rPr>
          <w:tab/>
        </w:r>
        <w:r w:rsidR="005C7531">
          <w:rPr>
            <w:webHidden/>
          </w:rPr>
          <w:fldChar w:fldCharType="begin"/>
        </w:r>
        <w:r w:rsidR="005C7531">
          <w:rPr>
            <w:webHidden/>
          </w:rPr>
          <w:instrText xml:space="preserve"> PAGEREF _Toc50719264 \h </w:instrText>
        </w:r>
        <w:r w:rsidR="005C7531">
          <w:rPr>
            <w:webHidden/>
          </w:rPr>
        </w:r>
        <w:r w:rsidR="005C7531">
          <w:rPr>
            <w:webHidden/>
          </w:rPr>
          <w:fldChar w:fldCharType="separate"/>
        </w:r>
        <w:r w:rsidR="005C7531">
          <w:rPr>
            <w:webHidden/>
          </w:rPr>
          <w:t>xvi</w:t>
        </w:r>
        <w:r w:rsidR="005C7531">
          <w:rPr>
            <w:webHidden/>
          </w:rPr>
          <w:fldChar w:fldCharType="end"/>
        </w:r>
      </w:hyperlink>
    </w:p>
    <w:p w14:paraId="46B09E5E" w14:textId="7863E50E" w:rsidR="005C7531" w:rsidRDefault="00000000">
      <w:pPr>
        <w:pStyle w:val="TOC4"/>
        <w:rPr>
          <w:rFonts w:asciiTheme="minorHAnsi" w:eastAsiaTheme="minorEastAsia" w:hAnsiTheme="minorHAnsi" w:cstheme="minorBidi"/>
          <w:color w:val="auto"/>
          <w:szCs w:val="22"/>
        </w:rPr>
      </w:pPr>
      <w:hyperlink w:anchor="_Toc50719265" w:history="1">
        <w:r w:rsidR="005C7531" w:rsidRPr="00AD43E6">
          <w:rPr>
            <w:rStyle w:val="Hyperlink"/>
            <w:i/>
            <w:lang w:eastAsia="ko-KR"/>
          </w:rPr>
          <w:t>Prevalence of moderate and severe hunger</w:t>
        </w:r>
        <w:r w:rsidR="005C7531">
          <w:rPr>
            <w:webHidden/>
          </w:rPr>
          <w:tab/>
        </w:r>
        <w:r w:rsidR="005C7531">
          <w:rPr>
            <w:webHidden/>
          </w:rPr>
          <w:fldChar w:fldCharType="begin"/>
        </w:r>
        <w:r w:rsidR="005C7531">
          <w:rPr>
            <w:webHidden/>
          </w:rPr>
          <w:instrText xml:space="preserve"> PAGEREF _Toc50719265 \h </w:instrText>
        </w:r>
        <w:r w:rsidR="005C7531">
          <w:rPr>
            <w:webHidden/>
          </w:rPr>
        </w:r>
        <w:r w:rsidR="005C7531">
          <w:rPr>
            <w:webHidden/>
          </w:rPr>
          <w:fldChar w:fldCharType="separate"/>
        </w:r>
        <w:r w:rsidR="005C7531">
          <w:rPr>
            <w:webHidden/>
          </w:rPr>
          <w:t>xvi</w:t>
        </w:r>
        <w:r w:rsidR="005C7531">
          <w:rPr>
            <w:webHidden/>
          </w:rPr>
          <w:fldChar w:fldCharType="end"/>
        </w:r>
      </w:hyperlink>
    </w:p>
    <w:p w14:paraId="00B864AD" w14:textId="60B56948" w:rsidR="005C7531" w:rsidRDefault="00000000">
      <w:pPr>
        <w:pStyle w:val="TOC4"/>
        <w:rPr>
          <w:rFonts w:asciiTheme="minorHAnsi" w:eastAsiaTheme="minorEastAsia" w:hAnsiTheme="minorHAnsi" w:cstheme="minorBidi"/>
          <w:color w:val="auto"/>
          <w:szCs w:val="22"/>
        </w:rPr>
      </w:pPr>
      <w:hyperlink w:anchor="_Toc50719266" w:history="1">
        <w:r w:rsidR="005C7531" w:rsidRPr="00AD43E6">
          <w:rPr>
            <w:rStyle w:val="Hyperlink"/>
            <w:i/>
            <w:lang w:eastAsia="ko-KR"/>
          </w:rPr>
          <w:t>Women’s dietary diversity: Mean number of food groups consumed by women of reproductive age</w:t>
        </w:r>
        <w:r w:rsidR="005C7531">
          <w:rPr>
            <w:webHidden/>
          </w:rPr>
          <w:tab/>
        </w:r>
        <w:r w:rsidR="005C7531">
          <w:rPr>
            <w:webHidden/>
          </w:rPr>
          <w:fldChar w:fldCharType="begin"/>
        </w:r>
        <w:r w:rsidR="005C7531">
          <w:rPr>
            <w:webHidden/>
          </w:rPr>
          <w:instrText xml:space="preserve"> PAGEREF _Toc50719266 \h </w:instrText>
        </w:r>
        <w:r w:rsidR="005C7531">
          <w:rPr>
            <w:webHidden/>
          </w:rPr>
        </w:r>
        <w:r w:rsidR="005C7531">
          <w:rPr>
            <w:webHidden/>
          </w:rPr>
          <w:fldChar w:fldCharType="separate"/>
        </w:r>
        <w:r w:rsidR="005C7531">
          <w:rPr>
            <w:webHidden/>
          </w:rPr>
          <w:t>xvi</w:t>
        </w:r>
        <w:r w:rsidR="005C7531">
          <w:rPr>
            <w:webHidden/>
          </w:rPr>
          <w:fldChar w:fldCharType="end"/>
        </w:r>
      </w:hyperlink>
    </w:p>
    <w:p w14:paraId="3CFB033C" w14:textId="5C82468F" w:rsidR="005C7531" w:rsidRDefault="00000000">
      <w:pPr>
        <w:pStyle w:val="TOC4"/>
        <w:rPr>
          <w:rFonts w:asciiTheme="minorHAnsi" w:eastAsiaTheme="minorEastAsia" w:hAnsiTheme="minorHAnsi" w:cstheme="minorBidi"/>
          <w:color w:val="auto"/>
          <w:szCs w:val="22"/>
        </w:rPr>
      </w:pPr>
      <w:hyperlink w:anchor="_Toc50719267" w:history="1">
        <w:r w:rsidR="005C7531" w:rsidRPr="00AD43E6">
          <w:rPr>
            <w:rStyle w:val="Hyperlink"/>
            <w:i/>
            <w:lang w:eastAsia="ko-KR"/>
          </w:rPr>
          <w:t>Prevalence of exclusive breastfeeding of children under 6 months of age</w:t>
        </w:r>
        <w:r w:rsidR="005C7531">
          <w:rPr>
            <w:webHidden/>
          </w:rPr>
          <w:tab/>
        </w:r>
        <w:r w:rsidR="005C7531">
          <w:rPr>
            <w:webHidden/>
          </w:rPr>
          <w:fldChar w:fldCharType="begin"/>
        </w:r>
        <w:r w:rsidR="005C7531">
          <w:rPr>
            <w:webHidden/>
          </w:rPr>
          <w:instrText xml:space="preserve"> PAGEREF _Toc50719267 \h </w:instrText>
        </w:r>
        <w:r w:rsidR="005C7531">
          <w:rPr>
            <w:webHidden/>
          </w:rPr>
        </w:r>
        <w:r w:rsidR="005C7531">
          <w:rPr>
            <w:webHidden/>
          </w:rPr>
          <w:fldChar w:fldCharType="separate"/>
        </w:r>
        <w:r w:rsidR="005C7531">
          <w:rPr>
            <w:webHidden/>
          </w:rPr>
          <w:t>xvi</w:t>
        </w:r>
        <w:r w:rsidR="005C7531">
          <w:rPr>
            <w:webHidden/>
          </w:rPr>
          <w:fldChar w:fldCharType="end"/>
        </w:r>
      </w:hyperlink>
    </w:p>
    <w:p w14:paraId="04B7EC18" w14:textId="5DCAEEE7" w:rsidR="005C7531" w:rsidRDefault="00000000">
      <w:pPr>
        <w:pStyle w:val="TOC4"/>
        <w:rPr>
          <w:rFonts w:asciiTheme="minorHAnsi" w:eastAsiaTheme="minorEastAsia" w:hAnsiTheme="minorHAnsi" w:cstheme="minorBidi"/>
          <w:color w:val="auto"/>
          <w:szCs w:val="22"/>
        </w:rPr>
      </w:pPr>
      <w:hyperlink w:anchor="_Toc50719268" w:history="1">
        <w:r w:rsidR="005C7531" w:rsidRPr="00AD43E6">
          <w:rPr>
            <w:rStyle w:val="Hyperlink"/>
            <w:i/>
            <w:lang w:eastAsia="ko-KR"/>
          </w:rPr>
          <w:t>Prevalence of children 6-23 months of age receiving a minimum acceptable diet</w:t>
        </w:r>
        <w:r w:rsidR="005C7531">
          <w:rPr>
            <w:webHidden/>
          </w:rPr>
          <w:tab/>
        </w:r>
        <w:r w:rsidR="005C7531">
          <w:rPr>
            <w:webHidden/>
          </w:rPr>
          <w:fldChar w:fldCharType="begin"/>
        </w:r>
        <w:r w:rsidR="005C7531">
          <w:rPr>
            <w:webHidden/>
          </w:rPr>
          <w:instrText xml:space="preserve"> PAGEREF _Toc50719268 \h </w:instrText>
        </w:r>
        <w:r w:rsidR="005C7531">
          <w:rPr>
            <w:webHidden/>
          </w:rPr>
        </w:r>
        <w:r w:rsidR="005C7531">
          <w:rPr>
            <w:webHidden/>
          </w:rPr>
          <w:fldChar w:fldCharType="separate"/>
        </w:r>
        <w:r w:rsidR="005C7531">
          <w:rPr>
            <w:webHidden/>
          </w:rPr>
          <w:t>xvi</w:t>
        </w:r>
        <w:r w:rsidR="005C7531">
          <w:rPr>
            <w:webHidden/>
          </w:rPr>
          <w:fldChar w:fldCharType="end"/>
        </w:r>
      </w:hyperlink>
    </w:p>
    <w:p w14:paraId="1EE904C0" w14:textId="51E20E64" w:rsidR="005C7531" w:rsidRDefault="00000000">
      <w:pPr>
        <w:pStyle w:val="TOC3"/>
        <w:rPr>
          <w:rFonts w:asciiTheme="minorHAnsi" w:eastAsiaTheme="minorEastAsia" w:hAnsiTheme="minorHAnsi" w:cstheme="minorBidi"/>
          <w:color w:val="auto"/>
        </w:rPr>
      </w:pPr>
      <w:hyperlink w:anchor="_Toc50719269" w:history="1">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_Toc50719269 \h </w:instrText>
        </w:r>
        <w:r w:rsidR="005C7531">
          <w:rPr>
            <w:webHidden/>
          </w:rPr>
        </w:r>
        <w:r w:rsidR="005C7531">
          <w:rPr>
            <w:webHidden/>
          </w:rPr>
          <w:fldChar w:fldCharType="separate"/>
        </w:r>
        <w:r w:rsidR="005C7531">
          <w:rPr>
            <w:webHidden/>
          </w:rPr>
          <w:t>xvii</w:t>
        </w:r>
        <w:r w:rsidR="005C7531">
          <w:rPr>
            <w:webHidden/>
          </w:rPr>
          <w:fldChar w:fldCharType="end"/>
        </w:r>
      </w:hyperlink>
    </w:p>
    <w:p w14:paraId="6C67FDC8" w14:textId="4DCC9FA6" w:rsidR="005C7531" w:rsidRDefault="00000000">
      <w:pPr>
        <w:pStyle w:val="TOC4"/>
        <w:rPr>
          <w:rFonts w:asciiTheme="minorHAnsi" w:eastAsiaTheme="minorEastAsia" w:hAnsiTheme="minorHAnsi" w:cstheme="minorBidi"/>
          <w:color w:val="auto"/>
          <w:szCs w:val="22"/>
        </w:rPr>
      </w:pPr>
      <w:hyperlink w:anchor="_Toc50719270" w:history="1">
        <w:r w:rsidR="005C7531" w:rsidRPr="00AD43E6">
          <w:rPr>
            <w:rStyle w:val="Hyperlink"/>
            <w:i/>
            <w:lang w:eastAsia="ko-KR"/>
          </w:rPr>
          <w:t>Prevalence of underweight women of reproductive age</w:t>
        </w:r>
        <w:r w:rsidR="005C7531">
          <w:rPr>
            <w:webHidden/>
          </w:rPr>
          <w:tab/>
        </w:r>
        <w:r w:rsidR="005C7531">
          <w:rPr>
            <w:webHidden/>
          </w:rPr>
          <w:fldChar w:fldCharType="begin"/>
        </w:r>
        <w:r w:rsidR="005C7531">
          <w:rPr>
            <w:webHidden/>
          </w:rPr>
          <w:instrText xml:space="preserve"> PAGEREF _Toc50719270 \h </w:instrText>
        </w:r>
        <w:r w:rsidR="005C7531">
          <w:rPr>
            <w:webHidden/>
          </w:rPr>
        </w:r>
        <w:r w:rsidR="005C7531">
          <w:rPr>
            <w:webHidden/>
          </w:rPr>
          <w:fldChar w:fldCharType="separate"/>
        </w:r>
        <w:r w:rsidR="005C7531">
          <w:rPr>
            <w:webHidden/>
          </w:rPr>
          <w:t>xvii</w:t>
        </w:r>
        <w:r w:rsidR="005C7531">
          <w:rPr>
            <w:webHidden/>
          </w:rPr>
          <w:fldChar w:fldCharType="end"/>
        </w:r>
      </w:hyperlink>
    </w:p>
    <w:p w14:paraId="6C7FDF29" w14:textId="05452C0E" w:rsidR="005C7531" w:rsidRDefault="00000000">
      <w:pPr>
        <w:pStyle w:val="TOC4"/>
        <w:rPr>
          <w:rFonts w:asciiTheme="minorHAnsi" w:eastAsiaTheme="minorEastAsia" w:hAnsiTheme="minorHAnsi" w:cstheme="minorBidi"/>
          <w:color w:val="auto"/>
          <w:szCs w:val="22"/>
        </w:rPr>
      </w:pPr>
      <w:hyperlink w:anchor="_Toc50719271" w:history="1">
        <w:r w:rsidR="005C7531" w:rsidRPr="00AD43E6">
          <w:rPr>
            <w:rStyle w:val="Hyperlink"/>
            <w:i/>
            <w:lang w:eastAsia="ko-KR"/>
          </w:rPr>
          <w:t>Prevalence of stunted children under 5 years of age</w:t>
        </w:r>
        <w:r w:rsidR="005C7531">
          <w:rPr>
            <w:webHidden/>
          </w:rPr>
          <w:tab/>
        </w:r>
        <w:r w:rsidR="005C7531">
          <w:rPr>
            <w:webHidden/>
          </w:rPr>
          <w:fldChar w:fldCharType="begin"/>
        </w:r>
        <w:r w:rsidR="005C7531">
          <w:rPr>
            <w:webHidden/>
          </w:rPr>
          <w:instrText xml:space="preserve"> PAGEREF _Toc50719271 \h </w:instrText>
        </w:r>
        <w:r w:rsidR="005C7531">
          <w:rPr>
            <w:webHidden/>
          </w:rPr>
        </w:r>
        <w:r w:rsidR="005C7531">
          <w:rPr>
            <w:webHidden/>
          </w:rPr>
          <w:fldChar w:fldCharType="separate"/>
        </w:r>
        <w:r w:rsidR="005C7531">
          <w:rPr>
            <w:webHidden/>
          </w:rPr>
          <w:t>xvii</w:t>
        </w:r>
        <w:r w:rsidR="005C7531">
          <w:rPr>
            <w:webHidden/>
          </w:rPr>
          <w:fldChar w:fldCharType="end"/>
        </w:r>
      </w:hyperlink>
    </w:p>
    <w:p w14:paraId="00A10B54" w14:textId="5DA63C55" w:rsidR="005C7531" w:rsidRDefault="00000000">
      <w:pPr>
        <w:pStyle w:val="TOC4"/>
        <w:rPr>
          <w:rFonts w:asciiTheme="minorHAnsi" w:eastAsiaTheme="minorEastAsia" w:hAnsiTheme="minorHAnsi" w:cstheme="minorBidi"/>
          <w:color w:val="auto"/>
          <w:szCs w:val="22"/>
        </w:rPr>
      </w:pPr>
      <w:hyperlink w:anchor="_Toc50719272" w:history="1">
        <w:r w:rsidR="005C7531" w:rsidRPr="00AD43E6">
          <w:rPr>
            <w:rStyle w:val="Hyperlink"/>
            <w:i/>
            <w:lang w:eastAsia="ko-KR"/>
          </w:rPr>
          <w:t>Prevalence of wasted children under 5 years of age</w:t>
        </w:r>
        <w:r w:rsidR="005C7531">
          <w:rPr>
            <w:webHidden/>
          </w:rPr>
          <w:tab/>
        </w:r>
        <w:r w:rsidR="005C7531">
          <w:rPr>
            <w:webHidden/>
          </w:rPr>
          <w:fldChar w:fldCharType="begin"/>
        </w:r>
        <w:r w:rsidR="005C7531">
          <w:rPr>
            <w:webHidden/>
          </w:rPr>
          <w:instrText xml:space="preserve"> PAGEREF _Toc50719272 \h </w:instrText>
        </w:r>
        <w:r w:rsidR="005C7531">
          <w:rPr>
            <w:webHidden/>
          </w:rPr>
        </w:r>
        <w:r w:rsidR="005C7531">
          <w:rPr>
            <w:webHidden/>
          </w:rPr>
          <w:fldChar w:fldCharType="separate"/>
        </w:r>
        <w:r w:rsidR="005C7531">
          <w:rPr>
            <w:webHidden/>
          </w:rPr>
          <w:t>xvii</w:t>
        </w:r>
        <w:r w:rsidR="005C7531">
          <w:rPr>
            <w:webHidden/>
          </w:rPr>
          <w:fldChar w:fldCharType="end"/>
        </w:r>
      </w:hyperlink>
    </w:p>
    <w:p w14:paraId="3D3C4A7E" w14:textId="2435446B" w:rsidR="005C7531" w:rsidRDefault="00000000">
      <w:pPr>
        <w:pStyle w:val="TOC4"/>
        <w:rPr>
          <w:rFonts w:asciiTheme="minorHAnsi" w:eastAsiaTheme="minorEastAsia" w:hAnsiTheme="minorHAnsi" w:cstheme="minorBidi"/>
          <w:color w:val="auto"/>
          <w:szCs w:val="22"/>
        </w:rPr>
      </w:pPr>
      <w:hyperlink w:anchor="_Toc50719273" w:history="1">
        <w:r w:rsidR="005C7531" w:rsidRPr="00AD43E6">
          <w:rPr>
            <w:rStyle w:val="Hyperlink"/>
            <w:i/>
            <w:lang w:eastAsia="ko-KR"/>
          </w:rPr>
          <w:t>Prevalence of underweight children under 5 years of age</w:t>
        </w:r>
        <w:r w:rsidR="005C7531">
          <w:rPr>
            <w:webHidden/>
          </w:rPr>
          <w:tab/>
        </w:r>
        <w:r w:rsidR="005C7531">
          <w:rPr>
            <w:webHidden/>
          </w:rPr>
          <w:fldChar w:fldCharType="begin"/>
        </w:r>
        <w:r w:rsidR="005C7531">
          <w:rPr>
            <w:webHidden/>
          </w:rPr>
          <w:instrText xml:space="preserve"> PAGEREF _Toc50719273 \h </w:instrText>
        </w:r>
        <w:r w:rsidR="005C7531">
          <w:rPr>
            <w:webHidden/>
          </w:rPr>
        </w:r>
        <w:r w:rsidR="005C7531">
          <w:rPr>
            <w:webHidden/>
          </w:rPr>
          <w:fldChar w:fldCharType="separate"/>
        </w:r>
        <w:r w:rsidR="005C7531">
          <w:rPr>
            <w:webHidden/>
          </w:rPr>
          <w:t>xvii</w:t>
        </w:r>
        <w:r w:rsidR="005C7531">
          <w:rPr>
            <w:webHidden/>
          </w:rPr>
          <w:fldChar w:fldCharType="end"/>
        </w:r>
      </w:hyperlink>
    </w:p>
    <w:p w14:paraId="4D02875C" w14:textId="4D34547C" w:rsidR="005C7531" w:rsidRDefault="00000000">
      <w:pPr>
        <w:pStyle w:val="TOC1"/>
        <w:rPr>
          <w:rFonts w:asciiTheme="minorHAnsi" w:eastAsiaTheme="minorEastAsia" w:hAnsiTheme="minorHAnsi" w:cstheme="minorBidi"/>
          <w:color w:val="auto"/>
        </w:rPr>
      </w:pPr>
      <w:hyperlink w:anchor="_Toc50719274" w:history="1">
        <w:r w:rsidR="005C7531" w:rsidRPr="00AD43E6">
          <w:rPr>
            <w:rStyle w:val="Hyperlink"/>
          </w:rPr>
          <w:t>1.</w:t>
        </w:r>
        <w:r w:rsidR="005C7531">
          <w:rPr>
            <w:rFonts w:asciiTheme="minorHAnsi" w:eastAsiaTheme="minorEastAsia" w:hAnsiTheme="minorHAnsi" w:cstheme="minorBidi"/>
            <w:color w:val="auto"/>
          </w:rPr>
          <w:tab/>
        </w:r>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_Toc50719274 \h </w:instrText>
        </w:r>
        <w:r w:rsidR="005C7531">
          <w:rPr>
            <w:webHidden/>
          </w:rPr>
        </w:r>
        <w:r w:rsidR="005C7531">
          <w:rPr>
            <w:webHidden/>
          </w:rPr>
          <w:fldChar w:fldCharType="separate"/>
        </w:r>
        <w:r w:rsidR="005C7531">
          <w:rPr>
            <w:webHidden/>
          </w:rPr>
          <w:t>1</w:t>
        </w:r>
        <w:r w:rsidR="005C7531">
          <w:rPr>
            <w:webHidden/>
          </w:rPr>
          <w:fldChar w:fldCharType="end"/>
        </w:r>
      </w:hyperlink>
    </w:p>
    <w:p w14:paraId="750FB394" w14:textId="0AB39B69" w:rsidR="005C7531" w:rsidRDefault="00000000">
      <w:pPr>
        <w:pStyle w:val="TOC2"/>
        <w:rPr>
          <w:rFonts w:asciiTheme="minorHAnsi" w:eastAsiaTheme="minorEastAsia" w:hAnsiTheme="minorHAnsi" w:cstheme="minorBidi"/>
          <w:color w:val="auto"/>
        </w:rPr>
      </w:pPr>
      <w:hyperlink w:anchor="_Toc50719275" w:history="1">
        <w:r w:rsidR="005C7531" w:rsidRPr="00AD43E6">
          <w:rPr>
            <w:rStyle w:val="Hyperlink"/>
          </w:rPr>
          <w:t>1.1</w:t>
        </w:r>
        <w:r w:rsidR="005C7531">
          <w:rPr>
            <w:rFonts w:asciiTheme="minorHAnsi" w:eastAsiaTheme="minorEastAsia" w:hAnsiTheme="minorHAnsi" w:cstheme="minorBidi"/>
            <w:color w:val="auto"/>
          </w:rPr>
          <w:tab/>
        </w:r>
        <w:r w:rsidR="005C7531" w:rsidRPr="00AD43E6">
          <w:rPr>
            <w:rStyle w:val="Hyperlink"/>
          </w:rPr>
          <w:t>Feed the Future overview</w:t>
        </w:r>
        <w:r w:rsidR="005C7531">
          <w:rPr>
            <w:webHidden/>
          </w:rPr>
          <w:tab/>
        </w:r>
        <w:r w:rsidR="005C7531">
          <w:rPr>
            <w:webHidden/>
          </w:rPr>
          <w:fldChar w:fldCharType="begin"/>
        </w:r>
        <w:r w:rsidR="005C7531">
          <w:rPr>
            <w:webHidden/>
          </w:rPr>
          <w:instrText xml:space="preserve"> PAGEREF _Toc50719275 \h </w:instrText>
        </w:r>
        <w:r w:rsidR="005C7531">
          <w:rPr>
            <w:webHidden/>
          </w:rPr>
        </w:r>
        <w:r w:rsidR="005C7531">
          <w:rPr>
            <w:webHidden/>
          </w:rPr>
          <w:fldChar w:fldCharType="separate"/>
        </w:r>
        <w:r w:rsidR="005C7531">
          <w:rPr>
            <w:webHidden/>
          </w:rPr>
          <w:t>1</w:t>
        </w:r>
        <w:r w:rsidR="005C7531">
          <w:rPr>
            <w:webHidden/>
          </w:rPr>
          <w:fldChar w:fldCharType="end"/>
        </w:r>
      </w:hyperlink>
    </w:p>
    <w:p w14:paraId="766928D4" w14:textId="1EF17598" w:rsidR="005C7531" w:rsidRDefault="00000000">
      <w:pPr>
        <w:pStyle w:val="TOC2"/>
        <w:rPr>
          <w:rFonts w:asciiTheme="minorHAnsi" w:eastAsiaTheme="minorEastAsia" w:hAnsiTheme="minorHAnsi" w:cstheme="minorBidi"/>
          <w:color w:val="auto"/>
        </w:rPr>
      </w:pPr>
      <w:hyperlink w:anchor="_Toc50719276" w:history="1">
        <w:r w:rsidR="005C7531" w:rsidRPr="00AD43E6">
          <w:rPr>
            <w:rStyle w:val="Hyperlink"/>
          </w:rPr>
          <w:t>1.2</w:t>
        </w:r>
        <w:r w:rsidR="005C7531">
          <w:rPr>
            <w:rFonts w:asciiTheme="minorHAnsi" w:eastAsiaTheme="minorEastAsia" w:hAnsiTheme="minorHAnsi" w:cstheme="minorBidi"/>
            <w:color w:val="auto"/>
          </w:rPr>
          <w:tab/>
        </w:r>
        <w:r w:rsidR="005C7531" w:rsidRPr="00AD43E6">
          <w:rPr>
            <w:rStyle w:val="Hyperlink"/>
          </w:rPr>
          <w:t>Feed the Future Phase One ZOI profile</w:t>
        </w:r>
        <w:r w:rsidR="005C7531">
          <w:rPr>
            <w:webHidden/>
          </w:rPr>
          <w:tab/>
        </w:r>
        <w:r w:rsidR="005C7531">
          <w:rPr>
            <w:webHidden/>
          </w:rPr>
          <w:fldChar w:fldCharType="begin"/>
        </w:r>
        <w:r w:rsidR="005C7531">
          <w:rPr>
            <w:webHidden/>
          </w:rPr>
          <w:instrText xml:space="preserve"> PAGEREF _Toc50719276 \h </w:instrText>
        </w:r>
        <w:r w:rsidR="005C7531">
          <w:rPr>
            <w:webHidden/>
          </w:rPr>
        </w:r>
        <w:r w:rsidR="005C7531">
          <w:rPr>
            <w:webHidden/>
          </w:rPr>
          <w:fldChar w:fldCharType="separate"/>
        </w:r>
        <w:r w:rsidR="005C7531">
          <w:rPr>
            <w:webHidden/>
          </w:rPr>
          <w:t>1</w:t>
        </w:r>
        <w:r w:rsidR="005C7531">
          <w:rPr>
            <w:webHidden/>
          </w:rPr>
          <w:fldChar w:fldCharType="end"/>
        </w:r>
      </w:hyperlink>
    </w:p>
    <w:p w14:paraId="3B5034CB" w14:textId="381ADBAD" w:rsidR="005C7531" w:rsidRDefault="00000000">
      <w:pPr>
        <w:pStyle w:val="TOC3"/>
        <w:rPr>
          <w:rFonts w:asciiTheme="minorHAnsi" w:eastAsiaTheme="minorEastAsia" w:hAnsiTheme="minorHAnsi" w:cstheme="minorBidi"/>
          <w:color w:val="auto"/>
        </w:rPr>
      </w:pPr>
      <w:hyperlink w:anchor="_Toc50719277" w:history="1">
        <w:r w:rsidR="005C7531" w:rsidRPr="00AD43E6">
          <w:rPr>
            <w:rStyle w:val="Hyperlink"/>
          </w:rPr>
          <w:t>1.2.1</w:t>
        </w:r>
        <w:r w:rsidR="005C7531">
          <w:rPr>
            <w:rFonts w:asciiTheme="minorHAnsi" w:eastAsiaTheme="minorEastAsia" w:hAnsiTheme="minorHAnsi" w:cstheme="minorBidi"/>
            <w:color w:val="auto"/>
          </w:rPr>
          <w:tab/>
        </w:r>
        <w:r w:rsidR="005C7531" w:rsidRPr="00AD43E6">
          <w:rPr>
            <w:rStyle w:val="Hyperlink"/>
          </w:rPr>
          <w:t>Rationale for Phase One ZOI selection</w:t>
        </w:r>
        <w:r w:rsidR="005C7531">
          <w:rPr>
            <w:webHidden/>
          </w:rPr>
          <w:tab/>
        </w:r>
        <w:r w:rsidR="005C7531">
          <w:rPr>
            <w:webHidden/>
          </w:rPr>
          <w:fldChar w:fldCharType="begin"/>
        </w:r>
        <w:r w:rsidR="005C7531">
          <w:rPr>
            <w:webHidden/>
          </w:rPr>
          <w:instrText xml:space="preserve"> PAGEREF _Toc50719277 \h </w:instrText>
        </w:r>
        <w:r w:rsidR="005C7531">
          <w:rPr>
            <w:webHidden/>
          </w:rPr>
        </w:r>
        <w:r w:rsidR="005C7531">
          <w:rPr>
            <w:webHidden/>
          </w:rPr>
          <w:fldChar w:fldCharType="separate"/>
        </w:r>
        <w:r w:rsidR="005C7531">
          <w:rPr>
            <w:webHidden/>
          </w:rPr>
          <w:t>2</w:t>
        </w:r>
        <w:r w:rsidR="005C7531">
          <w:rPr>
            <w:webHidden/>
          </w:rPr>
          <w:fldChar w:fldCharType="end"/>
        </w:r>
      </w:hyperlink>
    </w:p>
    <w:p w14:paraId="0F061941" w14:textId="0B0C601B" w:rsidR="005C7531" w:rsidRDefault="00000000">
      <w:pPr>
        <w:pStyle w:val="TOC3"/>
        <w:rPr>
          <w:rFonts w:asciiTheme="minorHAnsi" w:eastAsiaTheme="minorEastAsia" w:hAnsiTheme="minorHAnsi" w:cstheme="minorBidi"/>
          <w:color w:val="auto"/>
        </w:rPr>
      </w:pPr>
      <w:hyperlink w:anchor="_Toc50719278" w:history="1">
        <w:r w:rsidR="005C7531" w:rsidRPr="00AD43E6">
          <w:rPr>
            <w:rStyle w:val="Hyperlink"/>
          </w:rPr>
          <w:t>1.2.2</w:t>
        </w:r>
        <w:r w:rsidR="005C7531">
          <w:rPr>
            <w:rFonts w:asciiTheme="minorHAnsi" w:eastAsiaTheme="minorEastAsia" w:hAnsiTheme="minorHAnsi" w:cstheme="minorBidi"/>
            <w:color w:val="auto"/>
          </w:rPr>
          <w:tab/>
        </w:r>
        <w:r w:rsidR="005C7531" w:rsidRPr="00AD43E6">
          <w:rPr>
            <w:rStyle w:val="Hyperlink"/>
          </w:rPr>
          <w:t>Demography of the ZOI</w:t>
        </w:r>
        <w:r w:rsidR="005C7531">
          <w:rPr>
            <w:webHidden/>
          </w:rPr>
          <w:tab/>
        </w:r>
        <w:r w:rsidR="005C7531">
          <w:rPr>
            <w:webHidden/>
          </w:rPr>
          <w:fldChar w:fldCharType="begin"/>
        </w:r>
        <w:r w:rsidR="005C7531">
          <w:rPr>
            <w:webHidden/>
          </w:rPr>
          <w:instrText xml:space="preserve"> PAGEREF _Toc50719278 \h </w:instrText>
        </w:r>
        <w:r w:rsidR="005C7531">
          <w:rPr>
            <w:webHidden/>
          </w:rPr>
        </w:r>
        <w:r w:rsidR="005C7531">
          <w:rPr>
            <w:webHidden/>
          </w:rPr>
          <w:fldChar w:fldCharType="separate"/>
        </w:r>
        <w:r w:rsidR="005C7531">
          <w:rPr>
            <w:webHidden/>
          </w:rPr>
          <w:t>2</w:t>
        </w:r>
        <w:r w:rsidR="005C7531">
          <w:rPr>
            <w:webHidden/>
          </w:rPr>
          <w:fldChar w:fldCharType="end"/>
        </w:r>
      </w:hyperlink>
    </w:p>
    <w:p w14:paraId="78038D5B" w14:textId="1E540213" w:rsidR="005C7531" w:rsidRDefault="00000000">
      <w:pPr>
        <w:pStyle w:val="TOC2"/>
        <w:rPr>
          <w:rFonts w:asciiTheme="minorHAnsi" w:eastAsiaTheme="minorEastAsia" w:hAnsiTheme="minorHAnsi" w:cstheme="minorBidi"/>
          <w:color w:val="auto"/>
        </w:rPr>
      </w:pPr>
      <w:hyperlink w:anchor="_Toc50719279" w:history="1">
        <w:r w:rsidR="005C7531" w:rsidRPr="00AD43E6">
          <w:rPr>
            <w:rStyle w:val="Hyperlink"/>
          </w:rPr>
          <w:t>1.3</w:t>
        </w:r>
        <w:r w:rsidR="005C7531">
          <w:rPr>
            <w:rFonts w:asciiTheme="minorHAnsi" w:eastAsiaTheme="minorEastAsia" w:hAnsiTheme="minorHAnsi" w:cstheme="minorBidi"/>
            <w:color w:val="auto"/>
          </w:rPr>
          <w:tab/>
        </w:r>
        <w:r w:rsidR="005C7531" w:rsidRPr="00AD43E6">
          <w:rPr>
            <w:rStyle w:val="Hyperlink"/>
          </w:rPr>
          <w:t>Purpose of this assessment</w:t>
        </w:r>
        <w:r w:rsidR="005C7531">
          <w:rPr>
            <w:webHidden/>
          </w:rPr>
          <w:tab/>
        </w:r>
        <w:r w:rsidR="005C7531">
          <w:rPr>
            <w:webHidden/>
          </w:rPr>
          <w:fldChar w:fldCharType="begin"/>
        </w:r>
        <w:r w:rsidR="005C7531">
          <w:rPr>
            <w:webHidden/>
          </w:rPr>
          <w:instrText xml:space="preserve"> PAGEREF _Toc50719279 \h </w:instrText>
        </w:r>
        <w:r w:rsidR="005C7531">
          <w:rPr>
            <w:webHidden/>
          </w:rPr>
        </w:r>
        <w:r w:rsidR="005C7531">
          <w:rPr>
            <w:webHidden/>
          </w:rPr>
          <w:fldChar w:fldCharType="separate"/>
        </w:r>
        <w:r w:rsidR="005C7531">
          <w:rPr>
            <w:webHidden/>
          </w:rPr>
          <w:t>3</w:t>
        </w:r>
        <w:r w:rsidR="005C7531">
          <w:rPr>
            <w:webHidden/>
          </w:rPr>
          <w:fldChar w:fldCharType="end"/>
        </w:r>
      </w:hyperlink>
    </w:p>
    <w:p w14:paraId="3B52C57C" w14:textId="3F0CD856" w:rsidR="005C7531" w:rsidRDefault="00000000">
      <w:pPr>
        <w:pStyle w:val="TOC1"/>
        <w:rPr>
          <w:rFonts w:asciiTheme="minorHAnsi" w:eastAsiaTheme="minorEastAsia" w:hAnsiTheme="minorHAnsi" w:cstheme="minorBidi"/>
          <w:color w:val="auto"/>
        </w:rPr>
      </w:pPr>
      <w:hyperlink w:anchor="_Toc50719280" w:history="1">
        <w:r w:rsidR="005C7531" w:rsidRPr="00AD43E6">
          <w:rPr>
            <w:rStyle w:val="Hyperlink"/>
          </w:rPr>
          <w:t>2.</w:t>
        </w:r>
        <w:r w:rsidR="005C7531">
          <w:rPr>
            <w:rFonts w:asciiTheme="minorHAnsi" w:eastAsiaTheme="minorEastAsia" w:hAnsiTheme="minorHAnsi" w:cstheme="minorBidi"/>
            <w:color w:val="auto"/>
          </w:rPr>
          <w:tab/>
        </w:r>
        <w:r w:rsidR="005C7531" w:rsidRPr="00AD43E6">
          <w:rPr>
            <w:rStyle w:val="Hyperlink"/>
          </w:rPr>
          <w:t>Methodologies for obtaining baseline and endline values for Feed the Future indicators</w:t>
        </w:r>
        <w:r w:rsidR="005C7531">
          <w:rPr>
            <w:webHidden/>
          </w:rPr>
          <w:tab/>
        </w:r>
        <w:r w:rsidR="005C7531">
          <w:rPr>
            <w:webHidden/>
          </w:rPr>
          <w:fldChar w:fldCharType="begin"/>
        </w:r>
        <w:r w:rsidR="005C7531">
          <w:rPr>
            <w:webHidden/>
          </w:rPr>
          <w:instrText xml:space="preserve"> PAGEREF _Toc50719280 \h </w:instrText>
        </w:r>
        <w:r w:rsidR="005C7531">
          <w:rPr>
            <w:webHidden/>
          </w:rPr>
        </w:r>
        <w:r w:rsidR="005C7531">
          <w:rPr>
            <w:webHidden/>
          </w:rPr>
          <w:fldChar w:fldCharType="separate"/>
        </w:r>
        <w:r w:rsidR="005C7531">
          <w:rPr>
            <w:webHidden/>
          </w:rPr>
          <w:t>5</w:t>
        </w:r>
        <w:r w:rsidR="005C7531">
          <w:rPr>
            <w:webHidden/>
          </w:rPr>
          <w:fldChar w:fldCharType="end"/>
        </w:r>
      </w:hyperlink>
    </w:p>
    <w:p w14:paraId="716EEF66" w14:textId="3B80624C" w:rsidR="005C7531" w:rsidRDefault="00000000">
      <w:pPr>
        <w:pStyle w:val="TOC2"/>
        <w:rPr>
          <w:rFonts w:asciiTheme="minorHAnsi" w:eastAsiaTheme="minorEastAsia" w:hAnsiTheme="minorHAnsi" w:cstheme="minorBidi"/>
          <w:color w:val="auto"/>
        </w:rPr>
      </w:pPr>
      <w:hyperlink w:anchor="_Toc50719281" w:history="1">
        <w:r w:rsidR="005C7531" w:rsidRPr="00AD43E6">
          <w:rPr>
            <w:rStyle w:val="Hyperlink"/>
          </w:rPr>
          <w:t>2.1</w:t>
        </w:r>
        <w:r w:rsidR="005C7531">
          <w:rPr>
            <w:rFonts w:asciiTheme="minorHAnsi" w:eastAsiaTheme="minorEastAsia" w:hAnsiTheme="minorHAnsi" w:cstheme="minorBidi"/>
            <w:color w:val="auto"/>
          </w:rPr>
          <w:tab/>
        </w:r>
        <w:r w:rsidR="005C7531" w:rsidRPr="00AD43E6">
          <w:rPr>
            <w:rStyle w:val="Hyperlink"/>
          </w:rPr>
          <w:t>Data sources</w:t>
        </w:r>
        <w:r w:rsidR="005C7531">
          <w:rPr>
            <w:webHidden/>
          </w:rPr>
          <w:tab/>
        </w:r>
        <w:r w:rsidR="005C7531">
          <w:rPr>
            <w:webHidden/>
          </w:rPr>
          <w:fldChar w:fldCharType="begin"/>
        </w:r>
        <w:r w:rsidR="005C7531">
          <w:rPr>
            <w:webHidden/>
          </w:rPr>
          <w:instrText xml:space="preserve"> PAGEREF _Toc50719281 \h </w:instrText>
        </w:r>
        <w:r w:rsidR="005C7531">
          <w:rPr>
            <w:webHidden/>
          </w:rPr>
        </w:r>
        <w:r w:rsidR="005C7531">
          <w:rPr>
            <w:webHidden/>
          </w:rPr>
          <w:fldChar w:fldCharType="separate"/>
        </w:r>
        <w:r w:rsidR="005C7531">
          <w:rPr>
            <w:webHidden/>
          </w:rPr>
          <w:t>5</w:t>
        </w:r>
        <w:r w:rsidR="005C7531">
          <w:rPr>
            <w:webHidden/>
          </w:rPr>
          <w:fldChar w:fldCharType="end"/>
        </w:r>
      </w:hyperlink>
    </w:p>
    <w:p w14:paraId="47E31597" w14:textId="79F627D0" w:rsidR="005C7531" w:rsidRDefault="00000000">
      <w:pPr>
        <w:pStyle w:val="TOC3"/>
        <w:rPr>
          <w:rFonts w:asciiTheme="minorHAnsi" w:eastAsiaTheme="minorEastAsia" w:hAnsiTheme="minorHAnsi" w:cstheme="minorBidi"/>
          <w:color w:val="auto"/>
        </w:rPr>
      </w:pPr>
      <w:hyperlink w:anchor="_Toc50719282" w:history="1">
        <w:r w:rsidR="005C7531" w:rsidRPr="00AD43E6">
          <w:rPr>
            <w:rStyle w:val="Hyperlink"/>
          </w:rPr>
          <w:t>2.1.1</w:t>
        </w:r>
        <w:r w:rsidR="005C7531">
          <w:rPr>
            <w:rFonts w:asciiTheme="minorHAnsi" w:eastAsiaTheme="minorEastAsia" w:hAnsiTheme="minorHAnsi" w:cstheme="minorBidi"/>
            <w:color w:val="auto"/>
          </w:rPr>
          <w:tab/>
        </w:r>
        <w:r w:rsidR="005C7531" w:rsidRPr="00AD43E6">
          <w:rPr>
            <w:rStyle w:val="Hyperlink"/>
          </w:rPr>
          <w:t>Baseline</w:t>
        </w:r>
        <w:r w:rsidR="005C7531">
          <w:rPr>
            <w:webHidden/>
          </w:rPr>
          <w:tab/>
        </w:r>
        <w:r w:rsidR="005C7531">
          <w:rPr>
            <w:webHidden/>
          </w:rPr>
          <w:fldChar w:fldCharType="begin"/>
        </w:r>
        <w:r w:rsidR="005C7531">
          <w:rPr>
            <w:webHidden/>
          </w:rPr>
          <w:instrText xml:space="preserve"> PAGEREF _Toc50719282 \h </w:instrText>
        </w:r>
        <w:r w:rsidR="005C7531">
          <w:rPr>
            <w:webHidden/>
          </w:rPr>
        </w:r>
        <w:r w:rsidR="005C7531">
          <w:rPr>
            <w:webHidden/>
          </w:rPr>
          <w:fldChar w:fldCharType="separate"/>
        </w:r>
        <w:r w:rsidR="005C7531">
          <w:rPr>
            <w:webHidden/>
          </w:rPr>
          <w:t>6</w:t>
        </w:r>
        <w:r w:rsidR="005C7531">
          <w:rPr>
            <w:webHidden/>
          </w:rPr>
          <w:fldChar w:fldCharType="end"/>
        </w:r>
      </w:hyperlink>
    </w:p>
    <w:p w14:paraId="6DC00D4E" w14:textId="7D699E4A" w:rsidR="005C7531" w:rsidRDefault="00000000">
      <w:pPr>
        <w:pStyle w:val="TOC4"/>
        <w:rPr>
          <w:rFonts w:asciiTheme="minorHAnsi" w:eastAsiaTheme="minorEastAsia" w:hAnsiTheme="minorHAnsi" w:cstheme="minorBidi"/>
          <w:color w:val="auto"/>
          <w:szCs w:val="22"/>
        </w:rPr>
      </w:pPr>
      <w:hyperlink w:anchor="_Toc50719283"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_Toc50719283 \h </w:instrText>
        </w:r>
        <w:r w:rsidR="005C7531">
          <w:rPr>
            <w:webHidden/>
          </w:rPr>
        </w:r>
        <w:r w:rsidR="005C7531">
          <w:rPr>
            <w:webHidden/>
          </w:rPr>
          <w:fldChar w:fldCharType="separate"/>
        </w:r>
        <w:r w:rsidR="005C7531">
          <w:rPr>
            <w:webHidden/>
          </w:rPr>
          <w:t>6</w:t>
        </w:r>
        <w:r w:rsidR="005C7531">
          <w:rPr>
            <w:webHidden/>
          </w:rPr>
          <w:fldChar w:fldCharType="end"/>
        </w:r>
      </w:hyperlink>
    </w:p>
    <w:p w14:paraId="7BCB662A" w14:textId="7CD010B1" w:rsidR="005C7531" w:rsidRDefault="00000000">
      <w:pPr>
        <w:pStyle w:val="TOC4"/>
        <w:rPr>
          <w:rFonts w:asciiTheme="minorHAnsi" w:eastAsiaTheme="minorEastAsia" w:hAnsiTheme="minorHAnsi" w:cstheme="minorBidi"/>
          <w:color w:val="auto"/>
          <w:szCs w:val="22"/>
        </w:rPr>
      </w:pPr>
      <w:hyperlink w:anchor="_Toc50719284"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_Toc50719284 \h </w:instrText>
        </w:r>
        <w:r w:rsidR="005C7531">
          <w:rPr>
            <w:webHidden/>
          </w:rPr>
        </w:r>
        <w:r w:rsidR="005C7531">
          <w:rPr>
            <w:webHidden/>
          </w:rPr>
          <w:fldChar w:fldCharType="separate"/>
        </w:r>
        <w:r w:rsidR="005C7531">
          <w:rPr>
            <w:webHidden/>
          </w:rPr>
          <w:t>6</w:t>
        </w:r>
        <w:r w:rsidR="005C7531">
          <w:rPr>
            <w:webHidden/>
          </w:rPr>
          <w:fldChar w:fldCharType="end"/>
        </w:r>
      </w:hyperlink>
    </w:p>
    <w:p w14:paraId="451B4AC6" w14:textId="7C7EC7BD" w:rsidR="005C7531" w:rsidRDefault="00000000">
      <w:pPr>
        <w:pStyle w:val="TOC3"/>
        <w:rPr>
          <w:rFonts w:asciiTheme="minorHAnsi" w:eastAsiaTheme="minorEastAsia" w:hAnsiTheme="minorHAnsi" w:cstheme="minorBidi"/>
          <w:color w:val="auto"/>
        </w:rPr>
      </w:pPr>
      <w:hyperlink w:anchor="_Toc50719285" w:history="1">
        <w:r w:rsidR="005C7531" w:rsidRPr="00AD43E6">
          <w:rPr>
            <w:rStyle w:val="Hyperlink"/>
          </w:rPr>
          <w:t>2.1.2</w:t>
        </w:r>
        <w:r w:rsidR="005C7531">
          <w:rPr>
            <w:rFonts w:asciiTheme="minorHAnsi" w:eastAsiaTheme="minorEastAsia" w:hAnsiTheme="minorHAnsi" w:cstheme="minorBidi"/>
            <w:color w:val="auto"/>
          </w:rPr>
          <w:tab/>
        </w:r>
        <w:r w:rsidR="005C7531" w:rsidRPr="00AD43E6">
          <w:rPr>
            <w:rStyle w:val="Hyperlink"/>
          </w:rPr>
          <w:t>Endline</w:t>
        </w:r>
        <w:r w:rsidR="005C7531">
          <w:rPr>
            <w:webHidden/>
          </w:rPr>
          <w:tab/>
        </w:r>
        <w:r w:rsidR="005C7531">
          <w:rPr>
            <w:webHidden/>
          </w:rPr>
          <w:fldChar w:fldCharType="begin"/>
        </w:r>
        <w:r w:rsidR="005C7531">
          <w:rPr>
            <w:webHidden/>
          </w:rPr>
          <w:instrText xml:space="preserve"> PAGEREF _Toc50719285 \h </w:instrText>
        </w:r>
        <w:r w:rsidR="005C7531">
          <w:rPr>
            <w:webHidden/>
          </w:rPr>
        </w:r>
        <w:r w:rsidR="005C7531">
          <w:rPr>
            <w:webHidden/>
          </w:rPr>
          <w:fldChar w:fldCharType="separate"/>
        </w:r>
        <w:r w:rsidR="005C7531">
          <w:rPr>
            <w:webHidden/>
          </w:rPr>
          <w:t>6</w:t>
        </w:r>
        <w:r w:rsidR="005C7531">
          <w:rPr>
            <w:webHidden/>
          </w:rPr>
          <w:fldChar w:fldCharType="end"/>
        </w:r>
      </w:hyperlink>
    </w:p>
    <w:p w14:paraId="43106EF6" w14:textId="0658ED82" w:rsidR="005C7531" w:rsidRDefault="00000000">
      <w:pPr>
        <w:pStyle w:val="TOC4"/>
        <w:rPr>
          <w:rFonts w:asciiTheme="minorHAnsi" w:eastAsiaTheme="minorEastAsia" w:hAnsiTheme="minorHAnsi" w:cstheme="minorBidi"/>
          <w:color w:val="auto"/>
          <w:szCs w:val="22"/>
        </w:rPr>
      </w:pPr>
      <w:hyperlink w:anchor="_Toc50719286"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_Toc50719286 \h </w:instrText>
        </w:r>
        <w:r w:rsidR="005C7531">
          <w:rPr>
            <w:webHidden/>
          </w:rPr>
        </w:r>
        <w:r w:rsidR="005C7531">
          <w:rPr>
            <w:webHidden/>
          </w:rPr>
          <w:fldChar w:fldCharType="separate"/>
        </w:r>
        <w:r w:rsidR="005C7531">
          <w:rPr>
            <w:webHidden/>
          </w:rPr>
          <w:t>6</w:t>
        </w:r>
        <w:r w:rsidR="005C7531">
          <w:rPr>
            <w:webHidden/>
          </w:rPr>
          <w:fldChar w:fldCharType="end"/>
        </w:r>
      </w:hyperlink>
    </w:p>
    <w:p w14:paraId="687DB5D2" w14:textId="28386D88" w:rsidR="005C7531" w:rsidRDefault="00000000">
      <w:pPr>
        <w:pStyle w:val="TOC4"/>
        <w:rPr>
          <w:rFonts w:asciiTheme="minorHAnsi" w:eastAsiaTheme="minorEastAsia" w:hAnsiTheme="minorHAnsi" w:cstheme="minorBidi"/>
          <w:color w:val="auto"/>
          <w:szCs w:val="22"/>
        </w:rPr>
      </w:pPr>
      <w:hyperlink w:anchor="_Toc50719287"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_Toc50719287 \h </w:instrText>
        </w:r>
        <w:r w:rsidR="005C7531">
          <w:rPr>
            <w:webHidden/>
          </w:rPr>
        </w:r>
        <w:r w:rsidR="005C7531">
          <w:rPr>
            <w:webHidden/>
          </w:rPr>
          <w:fldChar w:fldCharType="separate"/>
        </w:r>
        <w:r w:rsidR="005C7531">
          <w:rPr>
            <w:webHidden/>
          </w:rPr>
          <w:t>9</w:t>
        </w:r>
        <w:r w:rsidR="005C7531">
          <w:rPr>
            <w:webHidden/>
          </w:rPr>
          <w:fldChar w:fldCharType="end"/>
        </w:r>
      </w:hyperlink>
    </w:p>
    <w:p w14:paraId="39B52D0E" w14:textId="0FFD7CC9" w:rsidR="005C7531" w:rsidRDefault="00000000">
      <w:pPr>
        <w:pStyle w:val="TOC3"/>
        <w:rPr>
          <w:rFonts w:asciiTheme="minorHAnsi" w:eastAsiaTheme="minorEastAsia" w:hAnsiTheme="minorHAnsi" w:cstheme="minorBidi"/>
          <w:color w:val="auto"/>
        </w:rPr>
      </w:pPr>
      <w:hyperlink w:anchor="_Toc50719288" w:history="1">
        <w:r w:rsidR="005C7531" w:rsidRPr="00AD43E6">
          <w:rPr>
            <w:rStyle w:val="Hyperlink"/>
          </w:rPr>
          <w:t>2.1.3</w:t>
        </w:r>
        <w:r w:rsidR="005C7531">
          <w:rPr>
            <w:rFonts w:asciiTheme="minorHAnsi" w:eastAsiaTheme="minorEastAsia" w:hAnsiTheme="minorHAnsi" w:cstheme="minorBidi"/>
            <w:color w:val="auto"/>
          </w:rPr>
          <w:tab/>
        </w:r>
        <w:r w:rsidR="005C7531" w:rsidRPr="00AD43E6">
          <w:rPr>
            <w:rStyle w:val="Hyperlink"/>
          </w:rPr>
          <w:t>Comparability of data sources</w:t>
        </w:r>
        <w:r w:rsidR="005C7531">
          <w:rPr>
            <w:webHidden/>
          </w:rPr>
          <w:tab/>
        </w:r>
        <w:r w:rsidR="005C7531">
          <w:rPr>
            <w:webHidden/>
          </w:rPr>
          <w:fldChar w:fldCharType="begin"/>
        </w:r>
        <w:r w:rsidR="005C7531">
          <w:rPr>
            <w:webHidden/>
          </w:rPr>
          <w:instrText xml:space="preserve"> PAGEREF _Toc50719288 \h </w:instrText>
        </w:r>
        <w:r w:rsidR="005C7531">
          <w:rPr>
            <w:webHidden/>
          </w:rPr>
        </w:r>
        <w:r w:rsidR="005C7531">
          <w:rPr>
            <w:webHidden/>
          </w:rPr>
          <w:fldChar w:fldCharType="separate"/>
        </w:r>
        <w:r w:rsidR="005C7531">
          <w:rPr>
            <w:webHidden/>
          </w:rPr>
          <w:t>9</w:t>
        </w:r>
        <w:r w:rsidR="005C7531">
          <w:rPr>
            <w:webHidden/>
          </w:rPr>
          <w:fldChar w:fldCharType="end"/>
        </w:r>
      </w:hyperlink>
    </w:p>
    <w:p w14:paraId="768E3DE9" w14:textId="6B301ABB" w:rsidR="005C7531" w:rsidRDefault="00000000">
      <w:pPr>
        <w:pStyle w:val="TOC4"/>
        <w:rPr>
          <w:rFonts w:asciiTheme="minorHAnsi" w:eastAsiaTheme="minorEastAsia" w:hAnsiTheme="minorHAnsi" w:cstheme="minorBidi"/>
          <w:color w:val="auto"/>
          <w:szCs w:val="22"/>
        </w:rPr>
      </w:pPr>
      <w:hyperlink w:anchor="_Toc50719289" w:history="1">
        <w:r w:rsidR="005C7531" w:rsidRPr="00AD43E6">
          <w:rPr>
            <w:rStyle w:val="Hyperlink"/>
          </w:rPr>
          <w:t>Seasonality</w:t>
        </w:r>
        <w:r w:rsidR="005C7531">
          <w:rPr>
            <w:webHidden/>
          </w:rPr>
          <w:tab/>
        </w:r>
        <w:r w:rsidR="005C7531">
          <w:rPr>
            <w:webHidden/>
          </w:rPr>
          <w:fldChar w:fldCharType="begin"/>
        </w:r>
        <w:r w:rsidR="005C7531">
          <w:rPr>
            <w:webHidden/>
          </w:rPr>
          <w:instrText xml:space="preserve"> PAGEREF _Toc50719289 \h </w:instrText>
        </w:r>
        <w:r w:rsidR="005C7531">
          <w:rPr>
            <w:webHidden/>
          </w:rPr>
        </w:r>
        <w:r w:rsidR="005C7531">
          <w:rPr>
            <w:webHidden/>
          </w:rPr>
          <w:fldChar w:fldCharType="separate"/>
        </w:r>
        <w:r w:rsidR="005C7531">
          <w:rPr>
            <w:webHidden/>
          </w:rPr>
          <w:t>9</w:t>
        </w:r>
        <w:r w:rsidR="005C7531">
          <w:rPr>
            <w:webHidden/>
          </w:rPr>
          <w:fldChar w:fldCharType="end"/>
        </w:r>
      </w:hyperlink>
    </w:p>
    <w:p w14:paraId="49EA0CF4" w14:textId="174C9991" w:rsidR="005C7531" w:rsidRDefault="00000000">
      <w:pPr>
        <w:pStyle w:val="TOC4"/>
        <w:rPr>
          <w:rFonts w:asciiTheme="minorHAnsi" w:eastAsiaTheme="minorEastAsia" w:hAnsiTheme="minorHAnsi" w:cstheme="minorBidi"/>
          <w:color w:val="auto"/>
          <w:szCs w:val="22"/>
        </w:rPr>
      </w:pPr>
      <w:hyperlink w:anchor="_Toc50719290" w:history="1">
        <w:r w:rsidR="005C7531" w:rsidRPr="00AD43E6">
          <w:rPr>
            <w:rStyle w:val="Hyperlink"/>
          </w:rPr>
          <w:t>[</w:t>
        </w:r>
        <w:r w:rsidR="005C7531" w:rsidRPr="00AD43E6">
          <w:rPr>
            <w:rStyle w:val="Hyperlink"/>
            <w:highlight w:val="yellow"/>
          </w:rPr>
          <w:t>Other Issues Regarding Comparability</w:t>
        </w:r>
        <w:r w:rsidR="005C7531" w:rsidRPr="00AD43E6">
          <w:rPr>
            <w:rStyle w:val="Hyperlink"/>
          </w:rPr>
          <w:t>]</w:t>
        </w:r>
        <w:r w:rsidR="005C7531">
          <w:rPr>
            <w:webHidden/>
          </w:rPr>
          <w:tab/>
        </w:r>
        <w:r w:rsidR="005C7531">
          <w:rPr>
            <w:webHidden/>
          </w:rPr>
          <w:fldChar w:fldCharType="begin"/>
        </w:r>
        <w:r w:rsidR="005C7531">
          <w:rPr>
            <w:webHidden/>
          </w:rPr>
          <w:instrText xml:space="preserve"> PAGEREF _Toc50719290 \h </w:instrText>
        </w:r>
        <w:r w:rsidR="005C7531">
          <w:rPr>
            <w:webHidden/>
          </w:rPr>
        </w:r>
        <w:r w:rsidR="005C7531">
          <w:rPr>
            <w:webHidden/>
          </w:rPr>
          <w:fldChar w:fldCharType="separate"/>
        </w:r>
        <w:r w:rsidR="005C7531">
          <w:rPr>
            <w:webHidden/>
          </w:rPr>
          <w:t>10</w:t>
        </w:r>
        <w:r w:rsidR="005C7531">
          <w:rPr>
            <w:webHidden/>
          </w:rPr>
          <w:fldChar w:fldCharType="end"/>
        </w:r>
      </w:hyperlink>
    </w:p>
    <w:p w14:paraId="32FFC97A" w14:textId="07AA5DDA" w:rsidR="005C7531" w:rsidRDefault="00000000">
      <w:pPr>
        <w:pStyle w:val="TOC2"/>
        <w:rPr>
          <w:rFonts w:asciiTheme="minorHAnsi" w:eastAsiaTheme="minorEastAsia" w:hAnsiTheme="minorHAnsi" w:cstheme="minorBidi"/>
          <w:color w:val="auto"/>
        </w:rPr>
      </w:pPr>
      <w:hyperlink w:anchor="_Toc50719291" w:history="1">
        <w:r w:rsidR="005C7531" w:rsidRPr="00AD43E6">
          <w:rPr>
            <w:rStyle w:val="Hyperlink"/>
          </w:rPr>
          <w:t>2.2</w:t>
        </w:r>
        <w:r w:rsidR="005C7531">
          <w:rPr>
            <w:rFonts w:asciiTheme="minorHAnsi" w:eastAsiaTheme="minorEastAsia" w:hAnsiTheme="minorHAnsi" w:cstheme="minorBidi"/>
            <w:color w:val="auto"/>
          </w:rPr>
          <w:tab/>
        </w:r>
        <w:r w:rsidR="005C7531" w:rsidRPr="00AD43E6">
          <w:rPr>
            <w:rStyle w:val="Hyperlink"/>
          </w:rPr>
          <w:t>Measures and reporting conventions used throughout this report</w:t>
        </w:r>
        <w:r w:rsidR="005C7531">
          <w:rPr>
            <w:webHidden/>
          </w:rPr>
          <w:tab/>
        </w:r>
        <w:r w:rsidR="005C7531">
          <w:rPr>
            <w:webHidden/>
          </w:rPr>
          <w:fldChar w:fldCharType="begin"/>
        </w:r>
        <w:r w:rsidR="005C7531">
          <w:rPr>
            <w:webHidden/>
          </w:rPr>
          <w:instrText xml:space="preserve"> PAGEREF _Toc50719291 \h </w:instrText>
        </w:r>
        <w:r w:rsidR="005C7531">
          <w:rPr>
            <w:webHidden/>
          </w:rPr>
        </w:r>
        <w:r w:rsidR="005C7531">
          <w:rPr>
            <w:webHidden/>
          </w:rPr>
          <w:fldChar w:fldCharType="separate"/>
        </w:r>
        <w:r w:rsidR="005C7531">
          <w:rPr>
            <w:webHidden/>
          </w:rPr>
          <w:t>10</w:t>
        </w:r>
        <w:r w:rsidR="005C7531">
          <w:rPr>
            <w:webHidden/>
          </w:rPr>
          <w:fldChar w:fldCharType="end"/>
        </w:r>
      </w:hyperlink>
    </w:p>
    <w:p w14:paraId="19E1292F" w14:textId="3E1A9DA7" w:rsidR="005C7531" w:rsidRDefault="00000000">
      <w:pPr>
        <w:pStyle w:val="TOC3"/>
        <w:rPr>
          <w:rFonts w:asciiTheme="minorHAnsi" w:eastAsiaTheme="minorEastAsia" w:hAnsiTheme="minorHAnsi" w:cstheme="minorBidi"/>
          <w:color w:val="auto"/>
        </w:rPr>
      </w:pPr>
      <w:hyperlink w:anchor="_Toc50719292" w:history="1">
        <w:r w:rsidR="005C7531" w:rsidRPr="00AD43E6">
          <w:rPr>
            <w:rStyle w:val="Hyperlink"/>
          </w:rPr>
          <w:t>2.2.1</w:t>
        </w:r>
        <w:r w:rsidR="005C7531">
          <w:rPr>
            <w:rFonts w:asciiTheme="minorHAnsi" w:eastAsiaTheme="minorEastAsia" w:hAnsiTheme="minorHAnsi" w:cstheme="minorBidi"/>
            <w:color w:val="auto"/>
          </w:rPr>
          <w:tab/>
        </w:r>
        <w:r w:rsidR="005C7531" w:rsidRPr="00AD43E6">
          <w:rPr>
            <w:rStyle w:val="Hyperlink"/>
          </w:rPr>
          <w:t>Standard disaggregates</w:t>
        </w:r>
        <w:r w:rsidR="005C7531">
          <w:rPr>
            <w:webHidden/>
          </w:rPr>
          <w:tab/>
        </w:r>
        <w:r w:rsidR="005C7531">
          <w:rPr>
            <w:webHidden/>
          </w:rPr>
          <w:fldChar w:fldCharType="begin"/>
        </w:r>
        <w:r w:rsidR="005C7531">
          <w:rPr>
            <w:webHidden/>
          </w:rPr>
          <w:instrText xml:space="preserve"> PAGEREF _Toc50719292 \h </w:instrText>
        </w:r>
        <w:r w:rsidR="005C7531">
          <w:rPr>
            <w:webHidden/>
          </w:rPr>
        </w:r>
        <w:r w:rsidR="005C7531">
          <w:rPr>
            <w:webHidden/>
          </w:rPr>
          <w:fldChar w:fldCharType="separate"/>
        </w:r>
        <w:r w:rsidR="005C7531">
          <w:rPr>
            <w:webHidden/>
          </w:rPr>
          <w:t>10</w:t>
        </w:r>
        <w:r w:rsidR="005C7531">
          <w:rPr>
            <w:webHidden/>
          </w:rPr>
          <w:fldChar w:fldCharType="end"/>
        </w:r>
      </w:hyperlink>
    </w:p>
    <w:p w14:paraId="6DF5BE12" w14:textId="0BCA4B4F" w:rsidR="005C7531" w:rsidRDefault="00000000">
      <w:pPr>
        <w:pStyle w:val="TOC4"/>
        <w:rPr>
          <w:rFonts w:asciiTheme="minorHAnsi" w:eastAsiaTheme="minorEastAsia" w:hAnsiTheme="minorHAnsi" w:cstheme="minorBidi"/>
          <w:color w:val="auto"/>
          <w:szCs w:val="22"/>
        </w:rPr>
      </w:pPr>
      <w:hyperlink w:anchor="_Toc50719293" w:history="1">
        <w:r w:rsidR="005C7531" w:rsidRPr="00AD43E6">
          <w:rPr>
            <w:rStyle w:val="Hyperlink"/>
          </w:rPr>
          <w:t>Age in years</w:t>
        </w:r>
        <w:r w:rsidR="005C7531">
          <w:rPr>
            <w:webHidden/>
          </w:rPr>
          <w:tab/>
        </w:r>
        <w:r w:rsidR="005C7531">
          <w:rPr>
            <w:webHidden/>
          </w:rPr>
          <w:fldChar w:fldCharType="begin"/>
        </w:r>
        <w:r w:rsidR="005C7531">
          <w:rPr>
            <w:webHidden/>
          </w:rPr>
          <w:instrText xml:space="preserve"> PAGEREF _Toc50719293 \h </w:instrText>
        </w:r>
        <w:r w:rsidR="005C7531">
          <w:rPr>
            <w:webHidden/>
          </w:rPr>
        </w:r>
        <w:r w:rsidR="005C7531">
          <w:rPr>
            <w:webHidden/>
          </w:rPr>
          <w:fldChar w:fldCharType="separate"/>
        </w:r>
        <w:r w:rsidR="005C7531">
          <w:rPr>
            <w:webHidden/>
          </w:rPr>
          <w:t>10</w:t>
        </w:r>
        <w:r w:rsidR="005C7531">
          <w:rPr>
            <w:webHidden/>
          </w:rPr>
          <w:fldChar w:fldCharType="end"/>
        </w:r>
      </w:hyperlink>
    </w:p>
    <w:p w14:paraId="0789BC1E" w14:textId="37D25E27" w:rsidR="005C7531" w:rsidRDefault="00000000">
      <w:pPr>
        <w:pStyle w:val="TOC4"/>
        <w:rPr>
          <w:rFonts w:asciiTheme="minorHAnsi" w:eastAsiaTheme="minorEastAsia" w:hAnsiTheme="minorHAnsi" w:cstheme="minorBidi"/>
          <w:color w:val="auto"/>
          <w:szCs w:val="22"/>
        </w:rPr>
      </w:pPr>
      <w:hyperlink w:anchor="_Toc50719294" w:history="1">
        <w:r w:rsidR="005C7531" w:rsidRPr="00AD43E6">
          <w:rPr>
            <w:rStyle w:val="Hyperlink"/>
          </w:rPr>
          <w:t>Age in months</w:t>
        </w:r>
        <w:r w:rsidR="005C7531">
          <w:rPr>
            <w:webHidden/>
          </w:rPr>
          <w:tab/>
        </w:r>
        <w:r w:rsidR="005C7531">
          <w:rPr>
            <w:webHidden/>
          </w:rPr>
          <w:fldChar w:fldCharType="begin"/>
        </w:r>
        <w:r w:rsidR="005C7531">
          <w:rPr>
            <w:webHidden/>
          </w:rPr>
          <w:instrText xml:space="preserve"> PAGEREF _Toc50719294 \h </w:instrText>
        </w:r>
        <w:r w:rsidR="005C7531">
          <w:rPr>
            <w:webHidden/>
          </w:rPr>
        </w:r>
        <w:r w:rsidR="005C7531">
          <w:rPr>
            <w:webHidden/>
          </w:rPr>
          <w:fldChar w:fldCharType="separate"/>
        </w:r>
        <w:r w:rsidR="005C7531">
          <w:rPr>
            <w:webHidden/>
          </w:rPr>
          <w:t>10</w:t>
        </w:r>
        <w:r w:rsidR="005C7531">
          <w:rPr>
            <w:webHidden/>
          </w:rPr>
          <w:fldChar w:fldCharType="end"/>
        </w:r>
      </w:hyperlink>
    </w:p>
    <w:p w14:paraId="4A027CE0" w14:textId="70B83DD8" w:rsidR="005C7531" w:rsidRDefault="00000000">
      <w:pPr>
        <w:pStyle w:val="TOC4"/>
        <w:rPr>
          <w:rFonts w:asciiTheme="minorHAnsi" w:eastAsiaTheme="minorEastAsia" w:hAnsiTheme="minorHAnsi" w:cstheme="minorBidi"/>
          <w:color w:val="auto"/>
          <w:szCs w:val="22"/>
        </w:rPr>
      </w:pPr>
      <w:hyperlink w:anchor="_Toc50719295" w:history="1">
        <w:r w:rsidR="005C7531" w:rsidRPr="00AD43E6">
          <w:rPr>
            <w:rStyle w:val="Hyperlink"/>
          </w:rPr>
          <w:t>Sex</w:t>
        </w:r>
        <w:r w:rsidR="005C7531">
          <w:rPr>
            <w:webHidden/>
          </w:rPr>
          <w:tab/>
        </w:r>
        <w:r w:rsidR="005C7531">
          <w:rPr>
            <w:webHidden/>
          </w:rPr>
          <w:fldChar w:fldCharType="begin"/>
        </w:r>
        <w:r w:rsidR="005C7531">
          <w:rPr>
            <w:webHidden/>
          </w:rPr>
          <w:instrText xml:space="preserve"> PAGEREF _Toc50719295 \h </w:instrText>
        </w:r>
        <w:r w:rsidR="005C7531">
          <w:rPr>
            <w:webHidden/>
          </w:rPr>
        </w:r>
        <w:r w:rsidR="005C7531">
          <w:rPr>
            <w:webHidden/>
          </w:rPr>
          <w:fldChar w:fldCharType="separate"/>
        </w:r>
        <w:r w:rsidR="005C7531">
          <w:rPr>
            <w:webHidden/>
          </w:rPr>
          <w:t>11</w:t>
        </w:r>
        <w:r w:rsidR="005C7531">
          <w:rPr>
            <w:webHidden/>
          </w:rPr>
          <w:fldChar w:fldCharType="end"/>
        </w:r>
      </w:hyperlink>
    </w:p>
    <w:p w14:paraId="5C7D7D22" w14:textId="13366B16" w:rsidR="005C7531" w:rsidRDefault="00000000">
      <w:pPr>
        <w:pStyle w:val="TOC4"/>
        <w:rPr>
          <w:rFonts w:asciiTheme="minorHAnsi" w:eastAsiaTheme="minorEastAsia" w:hAnsiTheme="minorHAnsi" w:cstheme="minorBidi"/>
          <w:color w:val="auto"/>
          <w:szCs w:val="22"/>
        </w:rPr>
      </w:pPr>
      <w:hyperlink w:anchor="_Toc50719296" w:history="1">
        <w:r w:rsidR="005C7531" w:rsidRPr="00AD43E6">
          <w:rPr>
            <w:rStyle w:val="Hyperlink"/>
          </w:rPr>
          <w:t>Educational attainment (household)</w:t>
        </w:r>
        <w:r w:rsidR="005C7531">
          <w:rPr>
            <w:webHidden/>
          </w:rPr>
          <w:tab/>
        </w:r>
        <w:r w:rsidR="005C7531">
          <w:rPr>
            <w:webHidden/>
          </w:rPr>
          <w:fldChar w:fldCharType="begin"/>
        </w:r>
        <w:r w:rsidR="005C7531">
          <w:rPr>
            <w:webHidden/>
          </w:rPr>
          <w:instrText xml:space="preserve"> PAGEREF _Toc50719296 \h </w:instrText>
        </w:r>
        <w:r w:rsidR="005C7531">
          <w:rPr>
            <w:webHidden/>
          </w:rPr>
        </w:r>
        <w:r w:rsidR="005C7531">
          <w:rPr>
            <w:webHidden/>
          </w:rPr>
          <w:fldChar w:fldCharType="separate"/>
        </w:r>
        <w:r w:rsidR="005C7531">
          <w:rPr>
            <w:webHidden/>
          </w:rPr>
          <w:t>11</w:t>
        </w:r>
        <w:r w:rsidR="005C7531">
          <w:rPr>
            <w:webHidden/>
          </w:rPr>
          <w:fldChar w:fldCharType="end"/>
        </w:r>
      </w:hyperlink>
    </w:p>
    <w:p w14:paraId="5536606F" w14:textId="3849A913" w:rsidR="005C7531" w:rsidRDefault="00000000">
      <w:pPr>
        <w:pStyle w:val="TOC4"/>
        <w:rPr>
          <w:rFonts w:asciiTheme="minorHAnsi" w:eastAsiaTheme="minorEastAsia" w:hAnsiTheme="minorHAnsi" w:cstheme="minorBidi"/>
          <w:color w:val="auto"/>
          <w:szCs w:val="22"/>
        </w:rPr>
      </w:pPr>
      <w:hyperlink w:anchor="_Toc50719297" w:history="1">
        <w:r w:rsidR="005C7531" w:rsidRPr="00AD43E6">
          <w:rPr>
            <w:rStyle w:val="Hyperlink"/>
          </w:rPr>
          <w:t>Educational attainment (individual)</w:t>
        </w:r>
        <w:r w:rsidR="005C7531">
          <w:rPr>
            <w:webHidden/>
          </w:rPr>
          <w:tab/>
        </w:r>
        <w:r w:rsidR="005C7531">
          <w:rPr>
            <w:webHidden/>
          </w:rPr>
          <w:fldChar w:fldCharType="begin"/>
        </w:r>
        <w:r w:rsidR="005C7531">
          <w:rPr>
            <w:webHidden/>
          </w:rPr>
          <w:instrText xml:space="preserve"> PAGEREF _Toc50719297 \h </w:instrText>
        </w:r>
        <w:r w:rsidR="005C7531">
          <w:rPr>
            <w:webHidden/>
          </w:rPr>
        </w:r>
        <w:r w:rsidR="005C7531">
          <w:rPr>
            <w:webHidden/>
          </w:rPr>
          <w:fldChar w:fldCharType="separate"/>
        </w:r>
        <w:r w:rsidR="005C7531">
          <w:rPr>
            <w:webHidden/>
          </w:rPr>
          <w:t>11</w:t>
        </w:r>
        <w:r w:rsidR="005C7531">
          <w:rPr>
            <w:webHidden/>
          </w:rPr>
          <w:fldChar w:fldCharType="end"/>
        </w:r>
      </w:hyperlink>
    </w:p>
    <w:p w14:paraId="221E6F6C" w14:textId="2B738177" w:rsidR="005C7531" w:rsidRDefault="00000000">
      <w:pPr>
        <w:pStyle w:val="TOC4"/>
        <w:rPr>
          <w:rFonts w:asciiTheme="minorHAnsi" w:eastAsiaTheme="minorEastAsia" w:hAnsiTheme="minorHAnsi" w:cstheme="minorBidi"/>
          <w:color w:val="auto"/>
          <w:szCs w:val="22"/>
        </w:rPr>
      </w:pPr>
      <w:hyperlink w:anchor="_Toc50719298" w:history="1">
        <w:r w:rsidR="005C7531" w:rsidRPr="00AD43E6">
          <w:rPr>
            <w:rStyle w:val="Hyperlink"/>
          </w:rPr>
          <w:t>Gendered household type</w:t>
        </w:r>
        <w:r w:rsidR="005C7531">
          <w:rPr>
            <w:webHidden/>
          </w:rPr>
          <w:tab/>
        </w:r>
        <w:r w:rsidR="005C7531">
          <w:rPr>
            <w:webHidden/>
          </w:rPr>
          <w:fldChar w:fldCharType="begin"/>
        </w:r>
        <w:r w:rsidR="005C7531">
          <w:rPr>
            <w:webHidden/>
          </w:rPr>
          <w:instrText xml:space="preserve"> PAGEREF _Toc50719298 \h </w:instrText>
        </w:r>
        <w:r w:rsidR="005C7531">
          <w:rPr>
            <w:webHidden/>
          </w:rPr>
        </w:r>
        <w:r w:rsidR="005C7531">
          <w:rPr>
            <w:webHidden/>
          </w:rPr>
          <w:fldChar w:fldCharType="separate"/>
        </w:r>
        <w:r w:rsidR="005C7531">
          <w:rPr>
            <w:webHidden/>
          </w:rPr>
          <w:t>11</w:t>
        </w:r>
        <w:r w:rsidR="005C7531">
          <w:rPr>
            <w:webHidden/>
          </w:rPr>
          <w:fldChar w:fldCharType="end"/>
        </w:r>
      </w:hyperlink>
    </w:p>
    <w:p w14:paraId="04A547B2" w14:textId="7087EE62" w:rsidR="005C7531" w:rsidRDefault="00000000">
      <w:pPr>
        <w:pStyle w:val="TOC4"/>
        <w:rPr>
          <w:rFonts w:asciiTheme="minorHAnsi" w:eastAsiaTheme="minorEastAsia" w:hAnsiTheme="minorHAnsi" w:cstheme="minorBidi"/>
          <w:color w:val="auto"/>
          <w:szCs w:val="22"/>
        </w:rPr>
      </w:pPr>
      <w:hyperlink w:anchor="_Toc50719299" w:history="1">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_Toc50719299 \h </w:instrText>
        </w:r>
        <w:r w:rsidR="005C7531">
          <w:rPr>
            <w:webHidden/>
          </w:rPr>
        </w:r>
        <w:r w:rsidR="005C7531">
          <w:rPr>
            <w:webHidden/>
          </w:rPr>
          <w:fldChar w:fldCharType="separate"/>
        </w:r>
        <w:r w:rsidR="005C7531">
          <w:rPr>
            <w:webHidden/>
          </w:rPr>
          <w:t>12</w:t>
        </w:r>
        <w:r w:rsidR="005C7531">
          <w:rPr>
            <w:webHidden/>
          </w:rPr>
          <w:fldChar w:fldCharType="end"/>
        </w:r>
      </w:hyperlink>
    </w:p>
    <w:p w14:paraId="53BC39C0" w14:textId="6827C798" w:rsidR="005C7531" w:rsidRDefault="00000000">
      <w:pPr>
        <w:pStyle w:val="TOC4"/>
        <w:rPr>
          <w:rFonts w:asciiTheme="minorHAnsi" w:eastAsiaTheme="minorEastAsia" w:hAnsiTheme="minorHAnsi" w:cstheme="minorBidi"/>
          <w:color w:val="auto"/>
          <w:szCs w:val="22"/>
        </w:rPr>
      </w:pPr>
      <w:hyperlink w:anchor="_Toc50719300" w:history="1">
        <w:r w:rsidR="005C7531" w:rsidRPr="00AD43E6">
          <w:rPr>
            <w:rStyle w:val="Hyperlink"/>
          </w:rPr>
          <w:t>Poverty status</w:t>
        </w:r>
        <w:r w:rsidR="005C7531">
          <w:rPr>
            <w:webHidden/>
          </w:rPr>
          <w:tab/>
        </w:r>
        <w:r w:rsidR="005C7531">
          <w:rPr>
            <w:webHidden/>
          </w:rPr>
          <w:fldChar w:fldCharType="begin"/>
        </w:r>
        <w:r w:rsidR="005C7531">
          <w:rPr>
            <w:webHidden/>
          </w:rPr>
          <w:instrText xml:space="preserve"> PAGEREF _Toc50719300 \h </w:instrText>
        </w:r>
        <w:r w:rsidR="005C7531">
          <w:rPr>
            <w:webHidden/>
          </w:rPr>
        </w:r>
        <w:r w:rsidR="005C7531">
          <w:rPr>
            <w:webHidden/>
          </w:rPr>
          <w:fldChar w:fldCharType="separate"/>
        </w:r>
        <w:r w:rsidR="005C7531">
          <w:rPr>
            <w:webHidden/>
          </w:rPr>
          <w:t>12</w:t>
        </w:r>
        <w:r w:rsidR="005C7531">
          <w:rPr>
            <w:webHidden/>
          </w:rPr>
          <w:fldChar w:fldCharType="end"/>
        </w:r>
      </w:hyperlink>
    </w:p>
    <w:p w14:paraId="77005C87" w14:textId="1F73E450" w:rsidR="005C7531" w:rsidRDefault="00000000">
      <w:pPr>
        <w:pStyle w:val="TOC3"/>
        <w:rPr>
          <w:rFonts w:asciiTheme="minorHAnsi" w:eastAsiaTheme="minorEastAsia" w:hAnsiTheme="minorHAnsi" w:cstheme="minorBidi"/>
          <w:color w:val="auto"/>
        </w:rPr>
      </w:pPr>
      <w:hyperlink w:anchor="_Toc50719301" w:history="1">
        <w:r w:rsidR="005C7531" w:rsidRPr="00AD43E6">
          <w:rPr>
            <w:rStyle w:val="Hyperlink"/>
          </w:rPr>
          <w:t>2.2.2</w:t>
        </w:r>
        <w:r w:rsidR="005C7531">
          <w:rPr>
            <w:rFonts w:asciiTheme="minorHAnsi" w:eastAsiaTheme="minorEastAsia" w:hAnsiTheme="minorHAnsi" w:cstheme="minorBidi"/>
            <w:color w:val="auto"/>
          </w:rPr>
          <w:tab/>
        </w:r>
        <w:r w:rsidR="005C7531" w:rsidRPr="00AD43E6">
          <w:rPr>
            <w:rStyle w:val="Hyperlink"/>
          </w:rPr>
          <w:t>Reporting conventions</w:t>
        </w:r>
        <w:r w:rsidR="005C7531">
          <w:rPr>
            <w:webHidden/>
          </w:rPr>
          <w:tab/>
        </w:r>
        <w:r w:rsidR="005C7531">
          <w:rPr>
            <w:webHidden/>
          </w:rPr>
          <w:fldChar w:fldCharType="begin"/>
        </w:r>
        <w:r w:rsidR="005C7531">
          <w:rPr>
            <w:webHidden/>
          </w:rPr>
          <w:instrText xml:space="preserve"> PAGEREF _Toc50719301 \h </w:instrText>
        </w:r>
        <w:r w:rsidR="005C7531">
          <w:rPr>
            <w:webHidden/>
          </w:rPr>
        </w:r>
        <w:r w:rsidR="005C7531">
          <w:rPr>
            <w:webHidden/>
          </w:rPr>
          <w:fldChar w:fldCharType="separate"/>
        </w:r>
        <w:r w:rsidR="005C7531">
          <w:rPr>
            <w:webHidden/>
          </w:rPr>
          <w:t>12</w:t>
        </w:r>
        <w:r w:rsidR="005C7531">
          <w:rPr>
            <w:webHidden/>
          </w:rPr>
          <w:fldChar w:fldCharType="end"/>
        </w:r>
      </w:hyperlink>
    </w:p>
    <w:p w14:paraId="63EAA8D1" w14:textId="5FC8C150" w:rsidR="005C7531" w:rsidRDefault="00000000">
      <w:pPr>
        <w:pStyle w:val="TOC1"/>
        <w:rPr>
          <w:rFonts w:asciiTheme="minorHAnsi" w:eastAsiaTheme="minorEastAsia" w:hAnsiTheme="minorHAnsi" w:cstheme="minorBidi"/>
          <w:color w:val="auto"/>
        </w:rPr>
      </w:pPr>
      <w:hyperlink w:anchor="_Toc50719302" w:history="1">
        <w:r w:rsidR="005C7531" w:rsidRPr="00AD43E6">
          <w:rPr>
            <w:rStyle w:val="Hyperlink"/>
          </w:rPr>
          <w:t>3.</w:t>
        </w:r>
        <w:r w:rsidR="005C7531">
          <w:rPr>
            <w:rFonts w:asciiTheme="minorHAnsi" w:eastAsiaTheme="minorEastAsia" w:hAnsiTheme="minorHAnsi" w:cstheme="minorBidi"/>
            <w:color w:val="auto"/>
          </w:rPr>
          <w:tab/>
        </w:r>
        <w:r w:rsidR="005C7531" w:rsidRPr="00AD43E6">
          <w:rPr>
            <w:rStyle w:val="Hyperlink"/>
          </w:rPr>
          <w:t>Population in the Zone of Influence</w:t>
        </w:r>
        <w:r w:rsidR="005C7531">
          <w:rPr>
            <w:webHidden/>
          </w:rPr>
          <w:tab/>
        </w:r>
        <w:r w:rsidR="005C7531">
          <w:rPr>
            <w:webHidden/>
          </w:rPr>
          <w:fldChar w:fldCharType="begin"/>
        </w:r>
        <w:r w:rsidR="005C7531">
          <w:rPr>
            <w:webHidden/>
          </w:rPr>
          <w:instrText xml:space="preserve"> PAGEREF _Toc50719302 \h </w:instrText>
        </w:r>
        <w:r w:rsidR="005C7531">
          <w:rPr>
            <w:webHidden/>
          </w:rPr>
        </w:r>
        <w:r w:rsidR="005C7531">
          <w:rPr>
            <w:webHidden/>
          </w:rPr>
          <w:fldChar w:fldCharType="separate"/>
        </w:r>
        <w:r w:rsidR="005C7531">
          <w:rPr>
            <w:webHidden/>
          </w:rPr>
          <w:t>14</w:t>
        </w:r>
        <w:r w:rsidR="005C7531">
          <w:rPr>
            <w:webHidden/>
          </w:rPr>
          <w:fldChar w:fldCharType="end"/>
        </w:r>
      </w:hyperlink>
    </w:p>
    <w:p w14:paraId="3C5B4AD8" w14:textId="61041FF0" w:rsidR="005C7531" w:rsidRDefault="00000000">
      <w:pPr>
        <w:pStyle w:val="TOC2"/>
        <w:rPr>
          <w:rFonts w:asciiTheme="minorHAnsi" w:eastAsiaTheme="minorEastAsia" w:hAnsiTheme="minorHAnsi" w:cstheme="minorBidi"/>
          <w:color w:val="auto"/>
        </w:rPr>
      </w:pPr>
      <w:hyperlink w:anchor="_Toc50719303" w:history="1">
        <w:r w:rsidR="005C7531" w:rsidRPr="00AD43E6">
          <w:rPr>
            <w:rStyle w:val="Hyperlink"/>
          </w:rPr>
          <w:t>3.1</w:t>
        </w:r>
        <w:r w:rsidR="005C7531">
          <w:rPr>
            <w:rFonts w:asciiTheme="minorHAnsi" w:eastAsiaTheme="minorEastAsia" w:hAnsiTheme="minorHAnsi" w:cstheme="minorBidi"/>
            <w:color w:val="auto"/>
          </w:rPr>
          <w:tab/>
        </w:r>
        <w:r w:rsidR="005C7531" w:rsidRPr="00AD43E6">
          <w:rPr>
            <w:rStyle w:val="Hyperlink"/>
          </w:rPr>
          <w:t>Demographics</w:t>
        </w:r>
        <w:r w:rsidR="005C7531">
          <w:rPr>
            <w:webHidden/>
          </w:rPr>
          <w:tab/>
        </w:r>
        <w:r w:rsidR="005C7531">
          <w:rPr>
            <w:webHidden/>
          </w:rPr>
          <w:fldChar w:fldCharType="begin"/>
        </w:r>
        <w:r w:rsidR="005C7531">
          <w:rPr>
            <w:webHidden/>
          </w:rPr>
          <w:instrText xml:space="preserve"> PAGEREF _Toc50719303 \h </w:instrText>
        </w:r>
        <w:r w:rsidR="005C7531">
          <w:rPr>
            <w:webHidden/>
          </w:rPr>
        </w:r>
        <w:r w:rsidR="005C7531">
          <w:rPr>
            <w:webHidden/>
          </w:rPr>
          <w:fldChar w:fldCharType="separate"/>
        </w:r>
        <w:r w:rsidR="005C7531">
          <w:rPr>
            <w:webHidden/>
          </w:rPr>
          <w:t>14</w:t>
        </w:r>
        <w:r w:rsidR="005C7531">
          <w:rPr>
            <w:webHidden/>
          </w:rPr>
          <w:fldChar w:fldCharType="end"/>
        </w:r>
      </w:hyperlink>
    </w:p>
    <w:p w14:paraId="1553100C" w14:textId="43DDAFF0" w:rsidR="005C7531" w:rsidRDefault="00000000">
      <w:pPr>
        <w:pStyle w:val="TOC2"/>
        <w:rPr>
          <w:rFonts w:asciiTheme="minorHAnsi" w:eastAsiaTheme="minorEastAsia" w:hAnsiTheme="minorHAnsi" w:cstheme="minorBidi"/>
          <w:color w:val="auto"/>
        </w:rPr>
      </w:pPr>
      <w:hyperlink w:anchor="_Toc50719304" w:history="1">
        <w:r w:rsidR="005C7531" w:rsidRPr="00AD43E6">
          <w:rPr>
            <w:rStyle w:val="Hyperlink"/>
          </w:rPr>
          <w:t>3.2</w:t>
        </w:r>
        <w:r w:rsidR="005C7531">
          <w:rPr>
            <w:rFonts w:asciiTheme="minorHAnsi" w:eastAsiaTheme="minorEastAsia" w:hAnsiTheme="minorHAnsi" w:cstheme="minorBidi"/>
            <w:color w:val="auto"/>
          </w:rPr>
          <w:tab/>
        </w:r>
        <w:r w:rsidR="005C7531" w:rsidRPr="00AD43E6">
          <w:rPr>
            <w:rStyle w:val="Hyperlink"/>
          </w:rPr>
          <w:t>Education</w:t>
        </w:r>
        <w:r w:rsidR="005C7531">
          <w:rPr>
            <w:webHidden/>
          </w:rPr>
          <w:tab/>
        </w:r>
        <w:r w:rsidR="005C7531">
          <w:rPr>
            <w:webHidden/>
          </w:rPr>
          <w:fldChar w:fldCharType="begin"/>
        </w:r>
        <w:r w:rsidR="005C7531">
          <w:rPr>
            <w:webHidden/>
          </w:rPr>
          <w:instrText xml:space="preserve"> PAGEREF _Toc50719304 \h </w:instrText>
        </w:r>
        <w:r w:rsidR="005C7531">
          <w:rPr>
            <w:webHidden/>
          </w:rPr>
        </w:r>
        <w:r w:rsidR="005C7531">
          <w:rPr>
            <w:webHidden/>
          </w:rPr>
          <w:fldChar w:fldCharType="separate"/>
        </w:r>
        <w:r w:rsidR="005C7531">
          <w:rPr>
            <w:webHidden/>
          </w:rPr>
          <w:t>18</w:t>
        </w:r>
        <w:r w:rsidR="005C7531">
          <w:rPr>
            <w:webHidden/>
          </w:rPr>
          <w:fldChar w:fldCharType="end"/>
        </w:r>
      </w:hyperlink>
    </w:p>
    <w:p w14:paraId="2E9B4C17" w14:textId="670BDE58" w:rsidR="005C7531" w:rsidRDefault="00000000">
      <w:pPr>
        <w:pStyle w:val="TOC2"/>
        <w:rPr>
          <w:rFonts w:asciiTheme="minorHAnsi" w:eastAsiaTheme="minorEastAsia" w:hAnsiTheme="minorHAnsi" w:cstheme="minorBidi"/>
          <w:color w:val="auto"/>
        </w:rPr>
      </w:pPr>
      <w:hyperlink w:anchor="_Toc50719305" w:history="1">
        <w:r w:rsidR="005C7531" w:rsidRPr="00AD43E6">
          <w:rPr>
            <w:rStyle w:val="Hyperlink"/>
          </w:rPr>
          <w:t>3.3</w:t>
        </w:r>
        <w:r w:rsidR="005C7531">
          <w:rPr>
            <w:rFonts w:asciiTheme="minorHAnsi" w:eastAsiaTheme="minorEastAsia" w:hAnsiTheme="minorHAnsi" w:cstheme="minorBidi"/>
            <w:color w:val="auto"/>
          </w:rPr>
          <w:tab/>
        </w:r>
        <w:r w:rsidR="005C7531" w:rsidRPr="00AD43E6">
          <w:rPr>
            <w:rStyle w:val="Hyperlink"/>
          </w:rPr>
          <w:t>Dwelling characteristics and living conditions</w:t>
        </w:r>
        <w:r w:rsidR="005C7531">
          <w:rPr>
            <w:webHidden/>
          </w:rPr>
          <w:tab/>
        </w:r>
        <w:r w:rsidR="005C7531">
          <w:rPr>
            <w:webHidden/>
          </w:rPr>
          <w:fldChar w:fldCharType="begin"/>
        </w:r>
        <w:r w:rsidR="005C7531">
          <w:rPr>
            <w:webHidden/>
          </w:rPr>
          <w:instrText xml:space="preserve"> PAGEREF _Toc50719305 \h </w:instrText>
        </w:r>
        <w:r w:rsidR="005C7531">
          <w:rPr>
            <w:webHidden/>
          </w:rPr>
        </w:r>
        <w:r w:rsidR="005C7531">
          <w:rPr>
            <w:webHidden/>
          </w:rPr>
          <w:fldChar w:fldCharType="separate"/>
        </w:r>
        <w:r w:rsidR="005C7531">
          <w:rPr>
            <w:webHidden/>
          </w:rPr>
          <w:t>21</w:t>
        </w:r>
        <w:r w:rsidR="005C7531">
          <w:rPr>
            <w:webHidden/>
          </w:rPr>
          <w:fldChar w:fldCharType="end"/>
        </w:r>
      </w:hyperlink>
    </w:p>
    <w:p w14:paraId="16C2DCE2" w14:textId="6973BABB" w:rsidR="005C7531" w:rsidRDefault="00000000">
      <w:pPr>
        <w:pStyle w:val="TOC2"/>
        <w:rPr>
          <w:rFonts w:asciiTheme="minorHAnsi" w:eastAsiaTheme="minorEastAsia" w:hAnsiTheme="minorHAnsi" w:cstheme="minorBidi"/>
          <w:color w:val="auto"/>
        </w:rPr>
      </w:pPr>
      <w:hyperlink w:anchor="_Toc50719306" w:history="1">
        <w:r w:rsidR="005C7531" w:rsidRPr="00AD43E6">
          <w:rPr>
            <w:rStyle w:val="Hyperlink"/>
          </w:rPr>
          <w:t>3.4</w:t>
        </w:r>
        <w:r w:rsidR="005C7531">
          <w:rPr>
            <w:rFonts w:asciiTheme="minorHAnsi" w:eastAsiaTheme="minorEastAsia" w:hAnsiTheme="minorHAnsi" w:cstheme="minorBidi"/>
            <w:color w:val="auto"/>
          </w:rPr>
          <w:tab/>
        </w:r>
        <w:r w:rsidR="005C7531" w:rsidRPr="00AD43E6">
          <w:rPr>
            <w:rStyle w:val="Hyperlink"/>
          </w:rPr>
          <w:t>Water, sanitation, and hygiene</w:t>
        </w:r>
        <w:r w:rsidR="005C7531">
          <w:rPr>
            <w:webHidden/>
          </w:rPr>
          <w:tab/>
        </w:r>
        <w:r w:rsidR="005C7531">
          <w:rPr>
            <w:webHidden/>
          </w:rPr>
          <w:fldChar w:fldCharType="begin"/>
        </w:r>
        <w:r w:rsidR="005C7531">
          <w:rPr>
            <w:webHidden/>
          </w:rPr>
          <w:instrText xml:space="preserve"> PAGEREF _Toc50719306 \h </w:instrText>
        </w:r>
        <w:r w:rsidR="005C7531">
          <w:rPr>
            <w:webHidden/>
          </w:rPr>
        </w:r>
        <w:r w:rsidR="005C7531">
          <w:rPr>
            <w:webHidden/>
          </w:rPr>
          <w:fldChar w:fldCharType="separate"/>
        </w:r>
        <w:r w:rsidR="005C7531">
          <w:rPr>
            <w:webHidden/>
          </w:rPr>
          <w:t>23</w:t>
        </w:r>
        <w:r w:rsidR="005C7531">
          <w:rPr>
            <w:webHidden/>
          </w:rPr>
          <w:fldChar w:fldCharType="end"/>
        </w:r>
      </w:hyperlink>
    </w:p>
    <w:p w14:paraId="4CA08B5D" w14:textId="7EC4E0D0" w:rsidR="005C7531" w:rsidRDefault="00000000">
      <w:pPr>
        <w:pStyle w:val="TOC1"/>
        <w:rPr>
          <w:rFonts w:asciiTheme="minorHAnsi" w:eastAsiaTheme="minorEastAsia" w:hAnsiTheme="minorHAnsi" w:cstheme="minorBidi"/>
          <w:color w:val="auto"/>
        </w:rPr>
      </w:pPr>
      <w:hyperlink w:anchor="_Toc50719307" w:history="1">
        <w:r w:rsidR="005C7531" w:rsidRPr="00AD43E6">
          <w:rPr>
            <w:rStyle w:val="Hyperlink"/>
          </w:rPr>
          <w:t>4.</w:t>
        </w:r>
        <w:r w:rsidR="005C7531">
          <w:rPr>
            <w:rFonts w:asciiTheme="minorHAnsi" w:eastAsiaTheme="minorEastAsia" w:hAnsiTheme="minorHAnsi" w:cstheme="minorBidi"/>
            <w:color w:val="auto"/>
          </w:rPr>
          <w:tab/>
        </w:r>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_Toc50719307 \h </w:instrText>
        </w:r>
        <w:r w:rsidR="005C7531">
          <w:rPr>
            <w:webHidden/>
          </w:rPr>
        </w:r>
        <w:r w:rsidR="005C7531">
          <w:rPr>
            <w:webHidden/>
          </w:rPr>
          <w:fldChar w:fldCharType="separate"/>
        </w:r>
        <w:r w:rsidR="005C7531">
          <w:rPr>
            <w:webHidden/>
          </w:rPr>
          <w:t>26</w:t>
        </w:r>
        <w:r w:rsidR="005C7531">
          <w:rPr>
            <w:webHidden/>
          </w:rPr>
          <w:fldChar w:fldCharType="end"/>
        </w:r>
      </w:hyperlink>
    </w:p>
    <w:p w14:paraId="460F50A4" w14:textId="1480813C" w:rsidR="005C7531" w:rsidRDefault="00000000">
      <w:pPr>
        <w:pStyle w:val="TOC2"/>
        <w:rPr>
          <w:rFonts w:asciiTheme="minorHAnsi" w:eastAsiaTheme="minorEastAsia" w:hAnsiTheme="minorHAnsi" w:cstheme="minorBidi"/>
          <w:color w:val="auto"/>
        </w:rPr>
      </w:pPr>
      <w:hyperlink w:anchor="_Toc50719308" w:history="1">
        <w:r w:rsidR="005C7531" w:rsidRPr="00AD43E6">
          <w:rPr>
            <w:rStyle w:val="Hyperlink"/>
          </w:rPr>
          <w:t>4.1</w:t>
        </w:r>
        <w:r w:rsidR="005C7531">
          <w:rPr>
            <w:rFonts w:asciiTheme="minorHAnsi" w:eastAsiaTheme="minorEastAsia" w:hAnsiTheme="minorHAnsi" w:cstheme="minorBidi"/>
            <w:color w:val="auto"/>
          </w:rPr>
          <w:tab/>
        </w:r>
        <w:r w:rsidR="005C7531" w:rsidRPr="00AD43E6">
          <w:rPr>
            <w:rStyle w:val="Hyperlink"/>
          </w:rPr>
          <w:t>Daily per capita consumption expenditures</w:t>
        </w:r>
        <w:r w:rsidR="005C7531">
          <w:rPr>
            <w:webHidden/>
          </w:rPr>
          <w:tab/>
        </w:r>
        <w:r w:rsidR="005C7531">
          <w:rPr>
            <w:webHidden/>
          </w:rPr>
          <w:fldChar w:fldCharType="begin"/>
        </w:r>
        <w:r w:rsidR="005C7531">
          <w:rPr>
            <w:webHidden/>
          </w:rPr>
          <w:instrText xml:space="preserve"> PAGEREF _Toc50719308 \h </w:instrText>
        </w:r>
        <w:r w:rsidR="005C7531">
          <w:rPr>
            <w:webHidden/>
          </w:rPr>
        </w:r>
        <w:r w:rsidR="005C7531">
          <w:rPr>
            <w:webHidden/>
          </w:rPr>
          <w:fldChar w:fldCharType="separate"/>
        </w:r>
        <w:r w:rsidR="005C7531">
          <w:rPr>
            <w:webHidden/>
          </w:rPr>
          <w:t>26</w:t>
        </w:r>
        <w:r w:rsidR="005C7531">
          <w:rPr>
            <w:webHidden/>
          </w:rPr>
          <w:fldChar w:fldCharType="end"/>
        </w:r>
      </w:hyperlink>
    </w:p>
    <w:p w14:paraId="549585F5" w14:textId="521FC47D" w:rsidR="005C7531" w:rsidRDefault="00000000">
      <w:pPr>
        <w:pStyle w:val="TOC2"/>
        <w:rPr>
          <w:rFonts w:asciiTheme="minorHAnsi" w:eastAsiaTheme="minorEastAsia" w:hAnsiTheme="minorHAnsi" w:cstheme="minorBidi"/>
          <w:color w:val="auto"/>
        </w:rPr>
      </w:pPr>
      <w:hyperlink w:anchor="_Toc50719309" w:history="1">
        <w:r w:rsidR="005C7531" w:rsidRPr="00AD43E6">
          <w:rPr>
            <w:rStyle w:val="Hyperlink"/>
          </w:rPr>
          <w:t>4.2</w:t>
        </w:r>
        <w:r w:rsidR="005C7531">
          <w:rPr>
            <w:rFonts w:asciiTheme="minorHAnsi" w:eastAsiaTheme="minorEastAsia" w:hAnsiTheme="minorHAnsi" w:cstheme="minorBidi"/>
            <w:color w:val="auto"/>
          </w:rPr>
          <w:tab/>
        </w:r>
        <w:r w:rsidR="005C7531" w:rsidRPr="00AD43E6">
          <w:rPr>
            <w:rStyle w:val="Hyperlink"/>
          </w:rPr>
          <w:t>Prevalence and depth of poverty in the ZOI</w:t>
        </w:r>
        <w:r w:rsidR="005C7531">
          <w:rPr>
            <w:webHidden/>
          </w:rPr>
          <w:tab/>
        </w:r>
        <w:r w:rsidR="005C7531">
          <w:rPr>
            <w:webHidden/>
          </w:rPr>
          <w:fldChar w:fldCharType="begin"/>
        </w:r>
        <w:r w:rsidR="005C7531">
          <w:rPr>
            <w:webHidden/>
          </w:rPr>
          <w:instrText xml:space="preserve"> PAGEREF _Toc50719309 \h </w:instrText>
        </w:r>
        <w:r w:rsidR="005C7531">
          <w:rPr>
            <w:webHidden/>
          </w:rPr>
        </w:r>
        <w:r w:rsidR="005C7531">
          <w:rPr>
            <w:webHidden/>
          </w:rPr>
          <w:fldChar w:fldCharType="separate"/>
        </w:r>
        <w:r w:rsidR="005C7531">
          <w:rPr>
            <w:webHidden/>
          </w:rPr>
          <w:t>28</w:t>
        </w:r>
        <w:r w:rsidR="005C7531">
          <w:rPr>
            <w:webHidden/>
          </w:rPr>
          <w:fldChar w:fldCharType="end"/>
        </w:r>
      </w:hyperlink>
    </w:p>
    <w:p w14:paraId="0740F4CE" w14:textId="6AB1AC6F" w:rsidR="005C7531" w:rsidRDefault="00000000">
      <w:pPr>
        <w:pStyle w:val="TOC3"/>
        <w:rPr>
          <w:rFonts w:asciiTheme="minorHAnsi" w:eastAsiaTheme="minorEastAsia" w:hAnsiTheme="minorHAnsi" w:cstheme="minorBidi"/>
          <w:color w:val="auto"/>
        </w:rPr>
      </w:pPr>
      <w:hyperlink w:anchor="_Toc50719310" w:history="1">
        <w:r w:rsidR="005C7531" w:rsidRPr="00AD43E6">
          <w:rPr>
            <w:rStyle w:val="Hyperlink"/>
          </w:rPr>
          <w:t>4.2.1</w:t>
        </w:r>
        <w:r w:rsidR="005C7531">
          <w:rPr>
            <w:rFonts w:asciiTheme="minorHAnsi" w:eastAsiaTheme="minorEastAsia" w:hAnsiTheme="minorHAnsi" w:cstheme="minorBidi"/>
            <w:color w:val="auto"/>
          </w:rPr>
          <w:tab/>
        </w:r>
        <w:r w:rsidR="005C7531" w:rsidRPr="00AD43E6">
          <w:rPr>
            <w:rStyle w:val="Hyperlink"/>
          </w:rPr>
          <w:t>The USD $1.25 poverty threshold</w:t>
        </w:r>
        <w:r w:rsidR="005C7531">
          <w:rPr>
            <w:webHidden/>
          </w:rPr>
          <w:tab/>
        </w:r>
        <w:r w:rsidR="005C7531">
          <w:rPr>
            <w:webHidden/>
          </w:rPr>
          <w:fldChar w:fldCharType="begin"/>
        </w:r>
        <w:r w:rsidR="005C7531">
          <w:rPr>
            <w:webHidden/>
          </w:rPr>
          <w:instrText xml:space="preserve"> PAGEREF _Toc50719310 \h </w:instrText>
        </w:r>
        <w:r w:rsidR="005C7531">
          <w:rPr>
            <w:webHidden/>
          </w:rPr>
        </w:r>
        <w:r w:rsidR="005C7531">
          <w:rPr>
            <w:webHidden/>
          </w:rPr>
          <w:fldChar w:fldCharType="separate"/>
        </w:r>
        <w:r w:rsidR="005C7531">
          <w:rPr>
            <w:webHidden/>
          </w:rPr>
          <w:t>29</w:t>
        </w:r>
        <w:r w:rsidR="005C7531">
          <w:rPr>
            <w:webHidden/>
          </w:rPr>
          <w:fldChar w:fldCharType="end"/>
        </w:r>
      </w:hyperlink>
    </w:p>
    <w:p w14:paraId="61FC2C6B" w14:textId="729FF4EF" w:rsidR="005C7531" w:rsidRDefault="00000000">
      <w:pPr>
        <w:pStyle w:val="TOC3"/>
        <w:rPr>
          <w:rFonts w:asciiTheme="minorHAnsi" w:eastAsiaTheme="minorEastAsia" w:hAnsiTheme="minorHAnsi" w:cstheme="minorBidi"/>
          <w:color w:val="auto"/>
        </w:rPr>
      </w:pPr>
      <w:hyperlink w:anchor="_Toc50719311" w:history="1">
        <w:r w:rsidR="005C7531" w:rsidRPr="00AD43E6">
          <w:rPr>
            <w:rStyle w:val="Hyperlink"/>
          </w:rPr>
          <w:t>4.2.2</w:t>
        </w:r>
        <w:r w:rsidR="005C7531">
          <w:rPr>
            <w:rFonts w:asciiTheme="minorHAnsi" w:eastAsiaTheme="minorEastAsia" w:hAnsiTheme="minorHAnsi" w:cstheme="minorBidi"/>
            <w:color w:val="auto"/>
          </w:rPr>
          <w:tab/>
        </w:r>
        <w:r w:rsidR="005C7531" w:rsidRPr="00AD43E6">
          <w:rPr>
            <w:rStyle w:val="Hyperlink"/>
          </w:rPr>
          <w:t>The national extreme poverty threshold</w:t>
        </w:r>
        <w:r w:rsidR="005C7531">
          <w:rPr>
            <w:webHidden/>
          </w:rPr>
          <w:tab/>
        </w:r>
        <w:r w:rsidR="005C7531">
          <w:rPr>
            <w:webHidden/>
          </w:rPr>
          <w:fldChar w:fldCharType="begin"/>
        </w:r>
        <w:r w:rsidR="005C7531">
          <w:rPr>
            <w:webHidden/>
          </w:rPr>
          <w:instrText xml:space="preserve"> PAGEREF _Toc50719311 \h </w:instrText>
        </w:r>
        <w:r w:rsidR="005C7531">
          <w:rPr>
            <w:webHidden/>
          </w:rPr>
        </w:r>
        <w:r w:rsidR="005C7531">
          <w:rPr>
            <w:webHidden/>
          </w:rPr>
          <w:fldChar w:fldCharType="separate"/>
        </w:r>
        <w:r w:rsidR="005C7531">
          <w:rPr>
            <w:webHidden/>
          </w:rPr>
          <w:t>32</w:t>
        </w:r>
        <w:r w:rsidR="005C7531">
          <w:rPr>
            <w:webHidden/>
          </w:rPr>
          <w:fldChar w:fldCharType="end"/>
        </w:r>
      </w:hyperlink>
    </w:p>
    <w:p w14:paraId="2240FDCF" w14:textId="21441872" w:rsidR="005C7531" w:rsidRDefault="00000000">
      <w:pPr>
        <w:pStyle w:val="TOC3"/>
        <w:rPr>
          <w:rFonts w:asciiTheme="minorHAnsi" w:eastAsiaTheme="minorEastAsia" w:hAnsiTheme="minorHAnsi" w:cstheme="minorBidi"/>
          <w:color w:val="auto"/>
        </w:rPr>
      </w:pPr>
      <w:hyperlink w:anchor="_Toc50719312" w:history="1">
        <w:r w:rsidR="005C7531" w:rsidRPr="00AD43E6">
          <w:rPr>
            <w:rStyle w:val="Hyperlink"/>
          </w:rPr>
          <w:t>4.2.3</w:t>
        </w:r>
        <w:r w:rsidR="005C7531">
          <w:rPr>
            <w:rFonts w:asciiTheme="minorHAnsi" w:eastAsiaTheme="minorEastAsia" w:hAnsiTheme="minorHAnsi" w:cstheme="minorBidi"/>
            <w:color w:val="auto"/>
          </w:rPr>
          <w:tab/>
        </w:r>
        <w:r w:rsidR="005C7531" w:rsidRPr="00AD43E6">
          <w:rPr>
            <w:rStyle w:val="Hyperlink"/>
          </w:rPr>
          <w:t>The national poverty threshold</w:t>
        </w:r>
        <w:r w:rsidR="005C7531">
          <w:rPr>
            <w:webHidden/>
          </w:rPr>
          <w:tab/>
        </w:r>
        <w:r w:rsidR="005C7531">
          <w:rPr>
            <w:webHidden/>
          </w:rPr>
          <w:fldChar w:fldCharType="begin"/>
        </w:r>
        <w:r w:rsidR="005C7531">
          <w:rPr>
            <w:webHidden/>
          </w:rPr>
          <w:instrText xml:space="preserve"> PAGEREF _Toc50719312 \h </w:instrText>
        </w:r>
        <w:r w:rsidR="005C7531">
          <w:rPr>
            <w:webHidden/>
          </w:rPr>
        </w:r>
        <w:r w:rsidR="005C7531">
          <w:rPr>
            <w:webHidden/>
          </w:rPr>
          <w:fldChar w:fldCharType="separate"/>
        </w:r>
        <w:r w:rsidR="005C7531">
          <w:rPr>
            <w:webHidden/>
          </w:rPr>
          <w:t>35</w:t>
        </w:r>
        <w:r w:rsidR="005C7531">
          <w:rPr>
            <w:webHidden/>
          </w:rPr>
          <w:fldChar w:fldCharType="end"/>
        </w:r>
      </w:hyperlink>
    </w:p>
    <w:p w14:paraId="3255A81F" w14:textId="2B60A6CC" w:rsidR="005C7531" w:rsidRDefault="00000000">
      <w:pPr>
        <w:pStyle w:val="TOC1"/>
        <w:rPr>
          <w:rFonts w:asciiTheme="minorHAnsi" w:eastAsiaTheme="minorEastAsia" w:hAnsiTheme="minorHAnsi" w:cstheme="minorBidi"/>
          <w:color w:val="auto"/>
        </w:rPr>
      </w:pPr>
      <w:hyperlink w:anchor="_Toc50719313" w:history="1">
        <w:r w:rsidR="005C7531" w:rsidRPr="00AD43E6">
          <w:rPr>
            <w:rStyle w:val="Hyperlink"/>
          </w:rPr>
          <w:t>5.</w:t>
        </w:r>
        <w:r w:rsidR="005C7531">
          <w:rPr>
            <w:rFonts w:asciiTheme="minorHAnsi" w:eastAsiaTheme="minorEastAsia" w:hAnsiTheme="minorHAnsi" w:cstheme="minorBidi"/>
            <w:color w:val="auto"/>
          </w:rPr>
          <w:tab/>
        </w:r>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_Toc50719313 \h </w:instrText>
        </w:r>
        <w:r w:rsidR="005C7531">
          <w:rPr>
            <w:webHidden/>
          </w:rPr>
        </w:r>
        <w:r w:rsidR="005C7531">
          <w:rPr>
            <w:webHidden/>
          </w:rPr>
          <w:fldChar w:fldCharType="separate"/>
        </w:r>
        <w:r w:rsidR="005C7531">
          <w:rPr>
            <w:webHidden/>
          </w:rPr>
          <w:t>39</w:t>
        </w:r>
        <w:r w:rsidR="005C7531">
          <w:rPr>
            <w:webHidden/>
          </w:rPr>
          <w:fldChar w:fldCharType="end"/>
        </w:r>
      </w:hyperlink>
    </w:p>
    <w:p w14:paraId="1B1F7066" w14:textId="3FC04CED" w:rsidR="005C7531" w:rsidRDefault="00000000">
      <w:pPr>
        <w:pStyle w:val="TOC2"/>
        <w:rPr>
          <w:rFonts w:asciiTheme="minorHAnsi" w:eastAsiaTheme="minorEastAsia" w:hAnsiTheme="minorHAnsi" w:cstheme="minorBidi"/>
          <w:color w:val="auto"/>
        </w:rPr>
      </w:pPr>
      <w:hyperlink w:anchor="_Toc50719314" w:history="1">
        <w:r w:rsidR="005C7531" w:rsidRPr="00AD43E6">
          <w:rPr>
            <w:rStyle w:val="Hyperlink"/>
          </w:rPr>
          <w:t>5.1</w:t>
        </w:r>
        <w:r w:rsidR="005C7531">
          <w:rPr>
            <w:rFonts w:asciiTheme="minorHAnsi" w:eastAsiaTheme="minorEastAsia" w:hAnsiTheme="minorHAnsi" w:cstheme="minorBidi"/>
            <w:color w:val="auto"/>
          </w:rPr>
          <w:tab/>
        </w:r>
        <w:r w:rsidR="005C7531" w:rsidRPr="00AD43E6">
          <w:rPr>
            <w:rStyle w:val="Hyperlink"/>
          </w:rPr>
          <w:t>Overview</w:t>
        </w:r>
        <w:r w:rsidR="005C7531">
          <w:rPr>
            <w:webHidden/>
          </w:rPr>
          <w:tab/>
        </w:r>
        <w:r w:rsidR="005C7531">
          <w:rPr>
            <w:webHidden/>
          </w:rPr>
          <w:fldChar w:fldCharType="begin"/>
        </w:r>
        <w:r w:rsidR="005C7531">
          <w:rPr>
            <w:webHidden/>
          </w:rPr>
          <w:instrText xml:space="preserve"> PAGEREF _Toc50719314 \h </w:instrText>
        </w:r>
        <w:r w:rsidR="005C7531">
          <w:rPr>
            <w:webHidden/>
          </w:rPr>
        </w:r>
        <w:r w:rsidR="005C7531">
          <w:rPr>
            <w:webHidden/>
          </w:rPr>
          <w:fldChar w:fldCharType="separate"/>
        </w:r>
        <w:r w:rsidR="005C7531">
          <w:rPr>
            <w:webHidden/>
          </w:rPr>
          <w:t>39</w:t>
        </w:r>
        <w:r w:rsidR="005C7531">
          <w:rPr>
            <w:webHidden/>
          </w:rPr>
          <w:fldChar w:fldCharType="end"/>
        </w:r>
      </w:hyperlink>
    </w:p>
    <w:p w14:paraId="2027C94E" w14:textId="7EB3EAE4" w:rsidR="005C7531" w:rsidRDefault="00000000">
      <w:pPr>
        <w:pStyle w:val="TOC2"/>
        <w:rPr>
          <w:rFonts w:asciiTheme="minorHAnsi" w:eastAsiaTheme="minorEastAsia" w:hAnsiTheme="minorHAnsi" w:cstheme="minorBidi"/>
          <w:color w:val="auto"/>
        </w:rPr>
      </w:pPr>
      <w:hyperlink w:anchor="_Toc50719315" w:history="1">
        <w:r w:rsidR="005C7531" w:rsidRPr="00AD43E6">
          <w:rPr>
            <w:rStyle w:val="Hyperlink"/>
          </w:rPr>
          <w:t>5.2</w:t>
        </w:r>
        <w:r w:rsidR="005C7531">
          <w:rPr>
            <w:rFonts w:asciiTheme="minorHAnsi" w:eastAsiaTheme="minorEastAsia" w:hAnsiTheme="minorHAnsi" w:cstheme="minorBidi"/>
            <w:color w:val="auto"/>
          </w:rPr>
          <w:tab/>
        </w:r>
        <w:r w:rsidR="005C7531" w:rsidRPr="00AD43E6">
          <w:rPr>
            <w:rStyle w:val="Hyperlink"/>
          </w:rPr>
          <w:t>Summary of A-WEAI results</w:t>
        </w:r>
        <w:r w:rsidR="005C7531">
          <w:rPr>
            <w:webHidden/>
          </w:rPr>
          <w:tab/>
        </w:r>
        <w:r w:rsidR="005C7531">
          <w:rPr>
            <w:webHidden/>
          </w:rPr>
          <w:fldChar w:fldCharType="begin"/>
        </w:r>
        <w:r w:rsidR="005C7531">
          <w:rPr>
            <w:webHidden/>
          </w:rPr>
          <w:instrText xml:space="preserve"> PAGEREF _Toc50719315 \h </w:instrText>
        </w:r>
        <w:r w:rsidR="005C7531">
          <w:rPr>
            <w:webHidden/>
          </w:rPr>
        </w:r>
        <w:r w:rsidR="005C7531">
          <w:rPr>
            <w:webHidden/>
          </w:rPr>
          <w:fldChar w:fldCharType="separate"/>
        </w:r>
        <w:r w:rsidR="005C7531">
          <w:rPr>
            <w:webHidden/>
          </w:rPr>
          <w:t>42</w:t>
        </w:r>
        <w:r w:rsidR="005C7531">
          <w:rPr>
            <w:webHidden/>
          </w:rPr>
          <w:fldChar w:fldCharType="end"/>
        </w:r>
      </w:hyperlink>
    </w:p>
    <w:p w14:paraId="31627D6B" w14:textId="71DC3936" w:rsidR="005C7531" w:rsidRDefault="00000000">
      <w:pPr>
        <w:pStyle w:val="TOC2"/>
        <w:rPr>
          <w:rFonts w:asciiTheme="minorHAnsi" w:eastAsiaTheme="minorEastAsia" w:hAnsiTheme="minorHAnsi" w:cstheme="minorBidi"/>
          <w:color w:val="auto"/>
        </w:rPr>
      </w:pPr>
      <w:hyperlink w:anchor="_Toc50719316" w:history="1">
        <w:r w:rsidR="005C7531" w:rsidRPr="00AD43E6">
          <w:rPr>
            <w:rStyle w:val="Hyperlink"/>
          </w:rPr>
          <w:t>5.3</w:t>
        </w:r>
        <w:r w:rsidR="005C7531">
          <w:rPr>
            <w:rFonts w:asciiTheme="minorHAnsi" w:eastAsiaTheme="minorEastAsia" w:hAnsiTheme="minorHAnsi" w:cstheme="minorBidi"/>
            <w:color w:val="auto"/>
          </w:rPr>
          <w:tab/>
        </w:r>
        <w:r w:rsidR="005C7531" w:rsidRPr="00AD43E6">
          <w:rPr>
            <w:rStyle w:val="Hyperlink"/>
          </w:rPr>
          <w:t>A-WEAI domain and indicator results</w:t>
        </w:r>
        <w:r w:rsidR="005C7531">
          <w:rPr>
            <w:webHidden/>
          </w:rPr>
          <w:tab/>
        </w:r>
        <w:r w:rsidR="005C7531">
          <w:rPr>
            <w:webHidden/>
          </w:rPr>
          <w:fldChar w:fldCharType="begin"/>
        </w:r>
        <w:r w:rsidR="005C7531">
          <w:rPr>
            <w:webHidden/>
          </w:rPr>
          <w:instrText xml:space="preserve"> PAGEREF _Toc50719316 \h </w:instrText>
        </w:r>
        <w:r w:rsidR="005C7531">
          <w:rPr>
            <w:webHidden/>
          </w:rPr>
        </w:r>
        <w:r w:rsidR="005C7531">
          <w:rPr>
            <w:webHidden/>
          </w:rPr>
          <w:fldChar w:fldCharType="separate"/>
        </w:r>
        <w:r w:rsidR="005C7531">
          <w:rPr>
            <w:webHidden/>
          </w:rPr>
          <w:t>45</w:t>
        </w:r>
        <w:r w:rsidR="005C7531">
          <w:rPr>
            <w:webHidden/>
          </w:rPr>
          <w:fldChar w:fldCharType="end"/>
        </w:r>
      </w:hyperlink>
    </w:p>
    <w:p w14:paraId="2A7241AC" w14:textId="149594AB" w:rsidR="005C7531" w:rsidRDefault="00000000">
      <w:pPr>
        <w:pStyle w:val="TOC2"/>
        <w:rPr>
          <w:rFonts w:asciiTheme="minorHAnsi" w:eastAsiaTheme="minorEastAsia" w:hAnsiTheme="minorHAnsi" w:cstheme="minorBidi"/>
          <w:color w:val="auto"/>
        </w:rPr>
      </w:pPr>
      <w:hyperlink w:anchor="_Toc50719317" w:history="1">
        <w:r w:rsidR="005C7531" w:rsidRPr="00AD43E6">
          <w:rPr>
            <w:rStyle w:val="Hyperlink"/>
          </w:rPr>
          <w:t>5.4</w:t>
        </w:r>
        <w:r w:rsidR="005C7531">
          <w:rPr>
            <w:rFonts w:asciiTheme="minorHAnsi" w:eastAsiaTheme="minorEastAsia" w:hAnsiTheme="minorHAnsi" w:cstheme="minorBidi"/>
            <w:color w:val="auto"/>
          </w:rPr>
          <w:tab/>
        </w:r>
        <w:r w:rsidR="005C7531" w:rsidRPr="00AD43E6">
          <w:rPr>
            <w:rStyle w:val="Hyperlink"/>
          </w:rPr>
          <w:t>Descriptive statistics for A-WEAI domains and indicators</w:t>
        </w:r>
        <w:r w:rsidR="005C7531">
          <w:rPr>
            <w:webHidden/>
          </w:rPr>
          <w:tab/>
        </w:r>
        <w:r w:rsidR="005C7531">
          <w:rPr>
            <w:webHidden/>
          </w:rPr>
          <w:fldChar w:fldCharType="begin"/>
        </w:r>
        <w:r w:rsidR="005C7531">
          <w:rPr>
            <w:webHidden/>
          </w:rPr>
          <w:instrText xml:space="preserve"> PAGEREF _Toc50719317 \h </w:instrText>
        </w:r>
        <w:r w:rsidR="005C7531">
          <w:rPr>
            <w:webHidden/>
          </w:rPr>
        </w:r>
        <w:r w:rsidR="005C7531">
          <w:rPr>
            <w:webHidden/>
          </w:rPr>
          <w:fldChar w:fldCharType="separate"/>
        </w:r>
        <w:r w:rsidR="005C7531">
          <w:rPr>
            <w:webHidden/>
          </w:rPr>
          <w:t>48</w:t>
        </w:r>
        <w:r w:rsidR="005C7531">
          <w:rPr>
            <w:webHidden/>
          </w:rPr>
          <w:fldChar w:fldCharType="end"/>
        </w:r>
      </w:hyperlink>
    </w:p>
    <w:p w14:paraId="7C4E281E" w14:textId="520CC064" w:rsidR="005C7531" w:rsidRDefault="00000000">
      <w:pPr>
        <w:pStyle w:val="TOC3"/>
        <w:rPr>
          <w:rFonts w:asciiTheme="minorHAnsi" w:eastAsiaTheme="minorEastAsia" w:hAnsiTheme="minorHAnsi" w:cstheme="minorBidi"/>
          <w:color w:val="auto"/>
        </w:rPr>
      </w:pPr>
      <w:hyperlink w:anchor="_Toc50719318" w:history="1">
        <w:r w:rsidR="005C7531" w:rsidRPr="00AD43E6">
          <w:rPr>
            <w:rStyle w:val="Hyperlink"/>
          </w:rPr>
          <w:t>5.4.1</w:t>
        </w:r>
        <w:r w:rsidR="005C7531">
          <w:rPr>
            <w:rFonts w:asciiTheme="minorHAnsi" w:eastAsiaTheme="minorEastAsia" w:hAnsiTheme="minorHAnsi" w:cstheme="minorBidi"/>
            <w:color w:val="auto"/>
          </w:rPr>
          <w:tab/>
        </w:r>
        <w:r w:rsidR="005C7531" w:rsidRPr="00AD43E6">
          <w:rPr>
            <w:rStyle w:val="Hyperlink"/>
          </w:rPr>
          <w:t>Production</w:t>
        </w:r>
        <w:r w:rsidR="005C7531">
          <w:rPr>
            <w:webHidden/>
          </w:rPr>
          <w:tab/>
        </w:r>
        <w:r w:rsidR="005C7531">
          <w:rPr>
            <w:webHidden/>
          </w:rPr>
          <w:fldChar w:fldCharType="begin"/>
        </w:r>
        <w:r w:rsidR="005C7531">
          <w:rPr>
            <w:webHidden/>
          </w:rPr>
          <w:instrText xml:space="preserve"> PAGEREF _Toc50719318 \h </w:instrText>
        </w:r>
        <w:r w:rsidR="005C7531">
          <w:rPr>
            <w:webHidden/>
          </w:rPr>
        </w:r>
        <w:r w:rsidR="005C7531">
          <w:rPr>
            <w:webHidden/>
          </w:rPr>
          <w:fldChar w:fldCharType="separate"/>
        </w:r>
        <w:r w:rsidR="005C7531">
          <w:rPr>
            <w:webHidden/>
          </w:rPr>
          <w:t>48</w:t>
        </w:r>
        <w:r w:rsidR="005C7531">
          <w:rPr>
            <w:webHidden/>
          </w:rPr>
          <w:fldChar w:fldCharType="end"/>
        </w:r>
      </w:hyperlink>
    </w:p>
    <w:p w14:paraId="5D65EF6C" w14:textId="4698FF77" w:rsidR="005C7531" w:rsidRDefault="00000000">
      <w:pPr>
        <w:pStyle w:val="TOC3"/>
        <w:rPr>
          <w:rFonts w:asciiTheme="minorHAnsi" w:eastAsiaTheme="minorEastAsia" w:hAnsiTheme="minorHAnsi" w:cstheme="minorBidi"/>
          <w:color w:val="auto"/>
        </w:rPr>
      </w:pPr>
      <w:hyperlink w:anchor="_Toc50719319" w:history="1">
        <w:r w:rsidR="005C7531" w:rsidRPr="00AD43E6">
          <w:rPr>
            <w:rStyle w:val="Hyperlink"/>
          </w:rPr>
          <w:t>5.4.2</w:t>
        </w:r>
        <w:r w:rsidR="005C7531">
          <w:rPr>
            <w:rFonts w:asciiTheme="minorHAnsi" w:eastAsiaTheme="minorEastAsia" w:hAnsiTheme="minorHAnsi" w:cstheme="minorBidi"/>
            <w:color w:val="auto"/>
          </w:rPr>
          <w:tab/>
        </w:r>
        <w:r w:rsidR="005C7531" w:rsidRPr="00AD43E6">
          <w:rPr>
            <w:rStyle w:val="Hyperlink"/>
          </w:rPr>
          <w:t>Resources</w:t>
        </w:r>
        <w:r w:rsidR="005C7531">
          <w:rPr>
            <w:webHidden/>
          </w:rPr>
          <w:tab/>
        </w:r>
        <w:r w:rsidR="005C7531">
          <w:rPr>
            <w:webHidden/>
          </w:rPr>
          <w:fldChar w:fldCharType="begin"/>
        </w:r>
        <w:r w:rsidR="005C7531">
          <w:rPr>
            <w:webHidden/>
          </w:rPr>
          <w:instrText xml:space="preserve"> PAGEREF _Toc50719319 \h </w:instrText>
        </w:r>
        <w:r w:rsidR="005C7531">
          <w:rPr>
            <w:webHidden/>
          </w:rPr>
        </w:r>
        <w:r w:rsidR="005C7531">
          <w:rPr>
            <w:webHidden/>
          </w:rPr>
          <w:fldChar w:fldCharType="separate"/>
        </w:r>
        <w:r w:rsidR="005C7531">
          <w:rPr>
            <w:webHidden/>
          </w:rPr>
          <w:t>50</w:t>
        </w:r>
        <w:r w:rsidR="005C7531">
          <w:rPr>
            <w:webHidden/>
          </w:rPr>
          <w:fldChar w:fldCharType="end"/>
        </w:r>
      </w:hyperlink>
    </w:p>
    <w:p w14:paraId="2A9EEB10" w14:textId="1D86612D" w:rsidR="005C7531" w:rsidRDefault="00000000">
      <w:pPr>
        <w:pStyle w:val="TOC3"/>
        <w:rPr>
          <w:rFonts w:asciiTheme="minorHAnsi" w:eastAsiaTheme="minorEastAsia" w:hAnsiTheme="minorHAnsi" w:cstheme="minorBidi"/>
          <w:color w:val="auto"/>
        </w:rPr>
      </w:pPr>
      <w:hyperlink w:anchor="_Toc50719320" w:history="1">
        <w:r w:rsidR="005C7531" w:rsidRPr="00AD43E6">
          <w:rPr>
            <w:rStyle w:val="Hyperlink"/>
          </w:rPr>
          <w:t>5.4.3</w:t>
        </w:r>
        <w:r w:rsidR="005C7531">
          <w:rPr>
            <w:rFonts w:asciiTheme="minorHAnsi" w:eastAsiaTheme="minorEastAsia" w:hAnsiTheme="minorHAnsi" w:cstheme="minorBidi"/>
            <w:color w:val="auto"/>
          </w:rPr>
          <w:tab/>
        </w:r>
        <w:r w:rsidR="005C7531" w:rsidRPr="00AD43E6">
          <w:rPr>
            <w:rStyle w:val="Hyperlink"/>
          </w:rPr>
          <w:t>Income</w:t>
        </w:r>
        <w:r w:rsidR="005C7531">
          <w:rPr>
            <w:webHidden/>
          </w:rPr>
          <w:tab/>
        </w:r>
        <w:r w:rsidR="005C7531">
          <w:rPr>
            <w:webHidden/>
          </w:rPr>
          <w:fldChar w:fldCharType="begin"/>
        </w:r>
        <w:r w:rsidR="005C7531">
          <w:rPr>
            <w:webHidden/>
          </w:rPr>
          <w:instrText xml:space="preserve"> PAGEREF _Toc50719320 \h </w:instrText>
        </w:r>
        <w:r w:rsidR="005C7531">
          <w:rPr>
            <w:webHidden/>
          </w:rPr>
        </w:r>
        <w:r w:rsidR="005C7531">
          <w:rPr>
            <w:webHidden/>
          </w:rPr>
          <w:fldChar w:fldCharType="separate"/>
        </w:r>
        <w:r w:rsidR="005C7531">
          <w:rPr>
            <w:webHidden/>
          </w:rPr>
          <w:t>53</w:t>
        </w:r>
        <w:r w:rsidR="005C7531">
          <w:rPr>
            <w:webHidden/>
          </w:rPr>
          <w:fldChar w:fldCharType="end"/>
        </w:r>
      </w:hyperlink>
    </w:p>
    <w:p w14:paraId="2DAC7CB6" w14:textId="263F7150" w:rsidR="005C7531" w:rsidRDefault="00000000">
      <w:pPr>
        <w:pStyle w:val="TOC3"/>
        <w:rPr>
          <w:rFonts w:asciiTheme="minorHAnsi" w:eastAsiaTheme="minorEastAsia" w:hAnsiTheme="minorHAnsi" w:cstheme="minorBidi"/>
          <w:color w:val="auto"/>
        </w:rPr>
      </w:pPr>
      <w:hyperlink w:anchor="_Toc50719321" w:history="1">
        <w:r w:rsidR="005C7531" w:rsidRPr="00AD43E6">
          <w:rPr>
            <w:rStyle w:val="Hyperlink"/>
          </w:rPr>
          <w:t>5.4.4</w:t>
        </w:r>
        <w:r w:rsidR="005C7531">
          <w:rPr>
            <w:rFonts w:asciiTheme="minorHAnsi" w:eastAsiaTheme="minorEastAsia" w:hAnsiTheme="minorHAnsi" w:cstheme="minorBidi"/>
            <w:color w:val="auto"/>
          </w:rPr>
          <w:tab/>
        </w:r>
        <w:r w:rsidR="005C7531" w:rsidRPr="00AD43E6">
          <w:rPr>
            <w:rStyle w:val="Hyperlink"/>
          </w:rPr>
          <w:t>Leadership</w:t>
        </w:r>
        <w:r w:rsidR="005C7531">
          <w:rPr>
            <w:webHidden/>
          </w:rPr>
          <w:tab/>
        </w:r>
        <w:r w:rsidR="005C7531">
          <w:rPr>
            <w:webHidden/>
          </w:rPr>
          <w:fldChar w:fldCharType="begin"/>
        </w:r>
        <w:r w:rsidR="005C7531">
          <w:rPr>
            <w:webHidden/>
          </w:rPr>
          <w:instrText xml:space="preserve"> PAGEREF _Toc50719321 \h </w:instrText>
        </w:r>
        <w:r w:rsidR="005C7531">
          <w:rPr>
            <w:webHidden/>
          </w:rPr>
        </w:r>
        <w:r w:rsidR="005C7531">
          <w:rPr>
            <w:webHidden/>
          </w:rPr>
          <w:fldChar w:fldCharType="separate"/>
        </w:r>
        <w:r w:rsidR="005C7531">
          <w:rPr>
            <w:webHidden/>
          </w:rPr>
          <w:t>54</w:t>
        </w:r>
        <w:r w:rsidR="005C7531">
          <w:rPr>
            <w:webHidden/>
          </w:rPr>
          <w:fldChar w:fldCharType="end"/>
        </w:r>
      </w:hyperlink>
    </w:p>
    <w:p w14:paraId="4D3918ED" w14:textId="0298F9B4" w:rsidR="005C7531" w:rsidRDefault="00000000">
      <w:pPr>
        <w:pStyle w:val="TOC3"/>
        <w:rPr>
          <w:rFonts w:asciiTheme="minorHAnsi" w:eastAsiaTheme="minorEastAsia" w:hAnsiTheme="minorHAnsi" w:cstheme="minorBidi"/>
          <w:color w:val="auto"/>
        </w:rPr>
      </w:pPr>
      <w:hyperlink w:anchor="_Toc50719322" w:history="1">
        <w:r w:rsidR="005C7531" w:rsidRPr="00AD43E6">
          <w:rPr>
            <w:rStyle w:val="Hyperlink"/>
          </w:rPr>
          <w:t>5.4.5</w:t>
        </w:r>
        <w:r w:rsidR="005C7531">
          <w:rPr>
            <w:rFonts w:asciiTheme="minorHAnsi" w:eastAsiaTheme="minorEastAsia" w:hAnsiTheme="minorHAnsi" w:cstheme="minorBidi"/>
            <w:color w:val="auto"/>
          </w:rPr>
          <w:tab/>
        </w:r>
        <w:r w:rsidR="005C7531" w:rsidRPr="00AD43E6">
          <w:rPr>
            <w:rStyle w:val="Hyperlink"/>
          </w:rPr>
          <w:t>Time</w:t>
        </w:r>
        <w:r w:rsidR="005C7531">
          <w:rPr>
            <w:webHidden/>
          </w:rPr>
          <w:tab/>
        </w:r>
        <w:r w:rsidR="005C7531">
          <w:rPr>
            <w:webHidden/>
          </w:rPr>
          <w:fldChar w:fldCharType="begin"/>
        </w:r>
        <w:r w:rsidR="005C7531">
          <w:rPr>
            <w:webHidden/>
          </w:rPr>
          <w:instrText xml:space="preserve"> PAGEREF _Toc50719322 \h </w:instrText>
        </w:r>
        <w:r w:rsidR="005C7531">
          <w:rPr>
            <w:webHidden/>
          </w:rPr>
        </w:r>
        <w:r w:rsidR="005C7531">
          <w:rPr>
            <w:webHidden/>
          </w:rPr>
          <w:fldChar w:fldCharType="separate"/>
        </w:r>
        <w:r w:rsidR="005C7531">
          <w:rPr>
            <w:webHidden/>
          </w:rPr>
          <w:t>55</w:t>
        </w:r>
        <w:r w:rsidR="005C7531">
          <w:rPr>
            <w:webHidden/>
          </w:rPr>
          <w:fldChar w:fldCharType="end"/>
        </w:r>
      </w:hyperlink>
    </w:p>
    <w:p w14:paraId="227E0887" w14:textId="0073F160" w:rsidR="005C7531" w:rsidRDefault="00000000">
      <w:pPr>
        <w:pStyle w:val="TOC1"/>
        <w:rPr>
          <w:rFonts w:asciiTheme="minorHAnsi" w:eastAsiaTheme="minorEastAsia" w:hAnsiTheme="minorHAnsi" w:cstheme="minorBidi"/>
          <w:color w:val="auto"/>
        </w:rPr>
      </w:pPr>
      <w:hyperlink w:anchor="_Toc50719323" w:history="1">
        <w:r w:rsidR="005C7531" w:rsidRPr="00AD43E6">
          <w:rPr>
            <w:rStyle w:val="Hyperlink"/>
          </w:rPr>
          <w:t>6.</w:t>
        </w:r>
        <w:r w:rsidR="005C7531">
          <w:rPr>
            <w:rFonts w:asciiTheme="minorHAnsi" w:eastAsiaTheme="minorEastAsia" w:hAnsiTheme="minorHAnsi" w:cstheme="minorBidi"/>
            <w:color w:val="auto"/>
          </w:rPr>
          <w:tab/>
        </w:r>
        <w:r w:rsidR="005C7531" w:rsidRPr="00AD43E6">
          <w:rPr>
            <w:rStyle w:val="Hyperlink"/>
          </w:rPr>
          <w:t>Hunger and dietary intake</w:t>
        </w:r>
        <w:r w:rsidR="005C7531">
          <w:rPr>
            <w:webHidden/>
          </w:rPr>
          <w:tab/>
        </w:r>
        <w:r w:rsidR="005C7531">
          <w:rPr>
            <w:webHidden/>
          </w:rPr>
          <w:fldChar w:fldCharType="begin"/>
        </w:r>
        <w:r w:rsidR="005C7531">
          <w:rPr>
            <w:webHidden/>
          </w:rPr>
          <w:instrText xml:space="preserve"> PAGEREF _Toc50719323 \h </w:instrText>
        </w:r>
        <w:r w:rsidR="005C7531">
          <w:rPr>
            <w:webHidden/>
          </w:rPr>
        </w:r>
        <w:r w:rsidR="005C7531">
          <w:rPr>
            <w:webHidden/>
          </w:rPr>
          <w:fldChar w:fldCharType="separate"/>
        </w:r>
        <w:r w:rsidR="005C7531">
          <w:rPr>
            <w:webHidden/>
          </w:rPr>
          <w:t>58</w:t>
        </w:r>
        <w:r w:rsidR="005C7531">
          <w:rPr>
            <w:webHidden/>
          </w:rPr>
          <w:fldChar w:fldCharType="end"/>
        </w:r>
      </w:hyperlink>
    </w:p>
    <w:p w14:paraId="5819E102" w14:textId="3524CD9E" w:rsidR="005C7531" w:rsidRDefault="00000000">
      <w:pPr>
        <w:pStyle w:val="TOC2"/>
        <w:rPr>
          <w:rFonts w:asciiTheme="minorHAnsi" w:eastAsiaTheme="minorEastAsia" w:hAnsiTheme="minorHAnsi" w:cstheme="minorBidi"/>
          <w:color w:val="auto"/>
        </w:rPr>
      </w:pPr>
      <w:hyperlink w:anchor="_Toc50719324" w:history="1">
        <w:r w:rsidR="005C7531" w:rsidRPr="00AD43E6">
          <w:rPr>
            <w:rStyle w:val="Hyperlink"/>
          </w:rPr>
          <w:t>6.1</w:t>
        </w:r>
        <w:r w:rsidR="005C7531">
          <w:rPr>
            <w:rFonts w:asciiTheme="minorHAnsi" w:eastAsiaTheme="minorEastAsia" w:hAnsiTheme="minorHAnsi" w:cstheme="minorBidi"/>
            <w:color w:val="auto"/>
          </w:rPr>
          <w:tab/>
        </w:r>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_Toc50719324 \h </w:instrText>
        </w:r>
        <w:r w:rsidR="005C7531">
          <w:rPr>
            <w:webHidden/>
          </w:rPr>
        </w:r>
        <w:r w:rsidR="005C7531">
          <w:rPr>
            <w:webHidden/>
          </w:rPr>
          <w:fldChar w:fldCharType="separate"/>
        </w:r>
        <w:r w:rsidR="005C7531">
          <w:rPr>
            <w:webHidden/>
          </w:rPr>
          <w:t>58</w:t>
        </w:r>
        <w:r w:rsidR="005C7531">
          <w:rPr>
            <w:webHidden/>
          </w:rPr>
          <w:fldChar w:fldCharType="end"/>
        </w:r>
      </w:hyperlink>
    </w:p>
    <w:p w14:paraId="73D9EBE1" w14:textId="0146613F" w:rsidR="005C7531" w:rsidRDefault="00000000">
      <w:pPr>
        <w:pStyle w:val="TOC2"/>
        <w:rPr>
          <w:rFonts w:asciiTheme="minorHAnsi" w:eastAsiaTheme="minorEastAsia" w:hAnsiTheme="minorHAnsi" w:cstheme="minorBidi"/>
          <w:color w:val="auto"/>
        </w:rPr>
      </w:pPr>
      <w:hyperlink w:anchor="_Toc50719325" w:history="1">
        <w:r w:rsidR="005C7531" w:rsidRPr="00AD43E6">
          <w:rPr>
            <w:rStyle w:val="Hyperlink"/>
          </w:rPr>
          <w:t>6.2</w:t>
        </w:r>
        <w:r w:rsidR="005C7531">
          <w:rPr>
            <w:rFonts w:asciiTheme="minorHAnsi" w:eastAsiaTheme="minorEastAsia" w:hAnsiTheme="minorHAnsi" w:cstheme="minorBidi"/>
            <w:color w:val="auto"/>
          </w:rPr>
          <w:tab/>
        </w:r>
        <w:r w:rsidR="005C7531" w:rsidRPr="00AD43E6">
          <w:rPr>
            <w:rStyle w:val="Hyperlink"/>
          </w:rPr>
          <w:t>Women’s dietary diversity</w:t>
        </w:r>
        <w:r w:rsidR="005C7531">
          <w:rPr>
            <w:webHidden/>
          </w:rPr>
          <w:tab/>
        </w:r>
        <w:r w:rsidR="005C7531">
          <w:rPr>
            <w:webHidden/>
          </w:rPr>
          <w:fldChar w:fldCharType="begin"/>
        </w:r>
        <w:r w:rsidR="005C7531">
          <w:rPr>
            <w:webHidden/>
          </w:rPr>
          <w:instrText xml:space="preserve"> PAGEREF _Toc50719325 \h </w:instrText>
        </w:r>
        <w:r w:rsidR="005C7531">
          <w:rPr>
            <w:webHidden/>
          </w:rPr>
        </w:r>
        <w:r w:rsidR="005C7531">
          <w:rPr>
            <w:webHidden/>
          </w:rPr>
          <w:fldChar w:fldCharType="separate"/>
        </w:r>
        <w:r w:rsidR="005C7531">
          <w:rPr>
            <w:webHidden/>
          </w:rPr>
          <w:t>60</w:t>
        </w:r>
        <w:r w:rsidR="005C7531">
          <w:rPr>
            <w:webHidden/>
          </w:rPr>
          <w:fldChar w:fldCharType="end"/>
        </w:r>
      </w:hyperlink>
    </w:p>
    <w:p w14:paraId="0A3B14FF" w14:textId="31C9CDFD" w:rsidR="005C7531" w:rsidRDefault="00000000">
      <w:pPr>
        <w:pStyle w:val="TOC2"/>
        <w:rPr>
          <w:rFonts w:asciiTheme="minorHAnsi" w:eastAsiaTheme="minorEastAsia" w:hAnsiTheme="minorHAnsi" w:cstheme="minorBidi"/>
          <w:color w:val="auto"/>
        </w:rPr>
      </w:pPr>
      <w:hyperlink w:anchor="_Toc50719326" w:history="1">
        <w:r w:rsidR="005C7531" w:rsidRPr="00AD43E6">
          <w:rPr>
            <w:rStyle w:val="Hyperlink"/>
          </w:rPr>
          <w:t>6.3</w:t>
        </w:r>
        <w:r w:rsidR="005C7531">
          <w:rPr>
            <w:rFonts w:asciiTheme="minorHAnsi" w:eastAsiaTheme="minorEastAsia" w:hAnsiTheme="minorHAnsi" w:cstheme="minorBidi"/>
            <w:color w:val="auto"/>
          </w:rPr>
          <w:tab/>
        </w:r>
        <w:r w:rsidR="005C7531" w:rsidRPr="00AD43E6">
          <w:rPr>
            <w:rStyle w:val="Hyperlink"/>
          </w:rPr>
          <w:t>Infant and young child feeding</w:t>
        </w:r>
        <w:r w:rsidR="005C7531">
          <w:rPr>
            <w:webHidden/>
          </w:rPr>
          <w:tab/>
        </w:r>
        <w:r w:rsidR="005C7531">
          <w:rPr>
            <w:webHidden/>
          </w:rPr>
          <w:fldChar w:fldCharType="begin"/>
        </w:r>
        <w:r w:rsidR="005C7531">
          <w:rPr>
            <w:webHidden/>
          </w:rPr>
          <w:instrText xml:space="preserve"> PAGEREF _Toc50719326 \h </w:instrText>
        </w:r>
        <w:r w:rsidR="005C7531">
          <w:rPr>
            <w:webHidden/>
          </w:rPr>
        </w:r>
        <w:r w:rsidR="005C7531">
          <w:rPr>
            <w:webHidden/>
          </w:rPr>
          <w:fldChar w:fldCharType="separate"/>
        </w:r>
        <w:r w:rsidR="005C7531">
          <w:rPr>
            <w:webHidden/>
          </w:rPr>
          <w:t>62</w:t>
        </w:r>
        <w:r w:rsidR="005C7531">
          <w:rPr>
            <w:webHidden/>
          </w:rPr>
          <w:fldChar w:fldCharType="end"/>
        </w:r>
      </w:hyperlink>
    </w:p>
    <w:p w14:paraId="17A130AA" w14:textId="61AC33A9" w:rsidR="005C7531" w:rsidRDefault="00000000">
      <w:pPr>
        <w:pStyle w:val="TOC3"/>
        <w:rPr>
          <w:rFonts w:asciiTheme="minorHAnsi" w:eastAsiaTheme="minorEastAsia" w:hAnsiTheme="minorHAnsi" w:cstheme="minorBidi"/>
          <w:color w:val="auto"/>
        </w:rPr>
      </w:pPr>
      <w:hyperlink w:anchor="_Toc50719327" w:history="1">
        <w:r w:rsidR="005C7531" w:rsidRPr="00AD43E6">
          <w:rPr>
            <w:rStyle w:val="Hyperlink"/>
          </w:rPr>
          <w:t>6.3.1</w:t>
        </w:r>
        <w:r w:rsidR="005C7531">
          <w:rPr>
            <w:rFonts w:asciiTheme="minorHAnsi" w:eastAsiaTheme="minorEastAsia" w:hAnsiTheme="minorHAnsi" w:cstheme="minorBidi"/>
            <w:color w:val="auto"/>
          </w:rPr>
          <w:tab/>
        </w:r>
        <w:r w:rsidR="005C7531" w:rsidRPr="00AD43E6">
          <w:rPr>
            <w:rStyle w:val="Hyperlink"/>
          </w:rPr>
          <w:t>Exclusive breastfeeding</w:t>
        </w:r>
        <w:r w:rsidR="005C7531">
          <w:rPr>
            <w:webHidden/>
          </w:rPr>
          <w:tab/>
        </w:r>
        <w:r w:rsidR="005C7531">
          <w:rPr>
            <w:webHidden/>
          </w:rPr>
          <w:fldChar w:fldCharType="begin"/>
        </w:r>
        <w:r w:rsidR="005C7531">
          <w:rPr>
            <w:webHidden/>
          </w:rPr>
          <w:instrText xml:space="preserve"> PAGEREF _Toc50719327 \h </w:instrText>
        </w:r>
        <w:r w:rsidR="005C7531">
          <w:rPr>
            <w:webHidden/>
          </w:rPr>
        </w:r>
        <w:r w:rsidR="005C7531">
          <w:rPr>
            <w:webHidden/>
          </w:rPr>
          <w:fldChar w:fldCharType="separate"/>
        </w:r>
        <w:r w:rsidR="005C7531">
          <w:rPr>
            <w:webHidden/>
          </w:rPr>
          <w:t>62</w:t>
        </w:r>
        <w:r w:rsidR="005C7531">
          <w:rPr>
            <w:webHidden/>
          </w:rPr>
          <w:fldChar w:fldCharType="end"/>
        </w:r>
      </w:hyperlink>
    </w:p>
    <w:p w14:paraId="1DD49BD0" w14:textId="1BE4C95B" w:rsidR="005C7531" w:rsidRDefault="00000000">
      <w:pPr>
        <w:pStyle w:val="TOC3"/>
        <w:rPr>
          <w:rFonts w:asciiTheme="minorHAnsi" w:eastAsiaTheme="minorEastAsia" w:hAnsiTheme="minorHAnsi" w:cstheme="minorBidi"/>
          <w:color w:val="auto"/>
        </w:rPr>
      </w:pPr>
      <w:hyperlink w:anchor="_Toc50719328" w:history="1">
        <w:r w:rsidR="005C7531" w:rsidRPr="00AD43E6">
          <w:rPr>
            <w:rStyle w:val="Hyperlink"/>
          </w:rPr>
          <w:t>6.3.2</w:t>
        </w:r>
        <w:r w:rsidR="005C7531">
          <w:rPr>
            <w:rFonts w:asciiTheme="minorHAnsi" w:eastAsiaTheme="minorEastAsia" w:hAnsiTheme="minorHAnsi" w:cstheme="minorBidi"/>
            <w:color w:val="auto"/>
          </w:rPr>
          <w:tab/>
        </w:r>
        <w:r w:rsidR="005C7531" w:rsidRPr="00AD43E6">
          <w:rPr>
            <w:rStyle w:val="Hyperlink"/>
          </w:rPr>
          <w:t>Minimum acceptable diet</w:t>
        </w:r>
        <w:r w:rsidR="005C7531">
          <w:rPr>
            <w:webHidden/>
          </w:rPr>
          <w:tab/>
        </w:r>
        <w:r w:rsidR="005C7531">
          <w:rPr>
            <w:webHidden/>
          </w:rPr>
          <w:fldChar w:fldCharType="begin"/>
        </w:r>
        <w:r w:rsidR="005C7531">
          <w:rPr>
            <w:webHidden/>
          </w:rPr>
          <w:instrText xml:space="preserve"> PAGEREF _Toc50719328 \h </w:instrText>
        </w:r>
        <w:r w:rsidR="005C7531">
          <w:rPr>
            <w:webHidden/>
          </w:rPr>
        </w:r>
        <w:r w:rsidR="005C7531">
          <w:rPr>
            <w:webHidden/>
          </w:rPr>
          <w:fldChar w:fldCharType="separate"/>
        </w:r>
        <w:r w:rsidR="005C7531">
          <w:rPr>
            <w:webHidden/>
          </w:rPr>
          <w:t>63</w:t>
        </w:r>
        <w:r w:rsidR="005C7531">
          <w:rPr>
            <w:webHidden/>
          </w:rPr>
          <w:fldChar w:fldCharType="end"/>
        </w:r>
      </w:hyperlink>
    </w:p>
    <w:p w14:paraId="006A3AEE" w14:textId="462431A9" w:rsidR="005C7531" w:rsidRDefault="00000000">
      <w:pPr>
        <w:pStyle w:val="TOC1"/>
        <w:rPr>
          <w:rFonts w:asciiTheme="minorHAnsi" w:eastAsiaTheme="minorEastAsia" w:hAnsiTheme="minorHAnsi" w:cstheme="minorBidi"/>
          <w:color w:val="auto"/>
        </w:rPr>
      </w:pPr>
      <w:hyperlink w:anchor="_Toc50719329" w:history="1">
        <w:r w:rsidR="005C7531" w:rsidRPr="00AD43E6">
          <w:rPr>
            <w:rStyle w:val="Hyperlink"/>
          </w:rPr>
          <w:t>7.</w:t>
        </w:r>
        <w:r w:rsidR="005C7531">
          <w:rPr>
            <w:rFonts w:asciiTheme="minorHAnsi" w:eastAsiaTheme="minorEastAsia" w:hAnsiTheme="minorHAnsi" w:cstheme="minorBidi"/>
            <w:color w:val="auto"/>
          </w:rPr>
          <w:tab/>
        </w:r>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_Toc50719329 \h </w:instrText>
        </w:r>
        <w:r w:rsidR="005C7531">
          <w:rPr>
            <w:webHidden/>
          </w:rPr>
        </w:r>
        <w:r w:rsidR="005C7531">
          <w:rPr>
            <w:webHidden/>
          </w:rPr>
          <w:fldChar w:fldCharType="separate"/>
        </w:r>
        <w:r w:rsidR="005C7531">
          <w:rPr>
            <w:webHidden/>
          </w:rPr>
          <w:t>68</w:t>
        </w:r>
        <w:r w:rsidR="005C7531">
          <w:rPr>
            <w:webHidden/>
          </w:rPr>
          <w:fldChar w:fldCharType="end"/>
        </w:r>
      </w:hyperlink>
    </w:p>
    <w:p w14:paraId="06637110" w14:textId="19731BE3" w:rsidR="005C7531" w:rsidRDefault="00000000">
      <w:pPr>
        <w:pStyle w:val="TOC2"/>
        <w:rPr>
          <w:rFonts w:asciiTheme="minorHAnsi" w:eastAsiaTheme="minorEastAsia" w:hAnsiTheme="minorHAnsi" w:cstheme="minorBidi"/>
          <w:color w:val="auto"/>
        </w:rPr>
      </w:pPr>
      <w:hyperlink w:anchor="_Toc50719330" w:history="1">
        <w:r w:rsidR="005C7531" w:rsidRPr="00AD43E6">
          <w:rPr>
            <w:rStyle w:val="Hyperlink"/>
          </w:rPr>
          <w:t>7.1</w:t>
        </w:r>
        <w:r w:rsidR="005C7531">
          <w:rPr>
            <w:rFonts w:asciiTheme="minorHAnsi" w:eastAsiaTheme="minorEastAsia" w:hAnsiTheme="minorHAnsi" w:cstheme="minorBidi"/>
            <w:color w:val="auto"/>
          </w:rPr>
          <w:tab/>
        </w:r>
        <w:r w:rsidR="005C7531" w:rsidRPr="00AD43E6">
          <w:rPr>
            <w:rStyle w:val="Hyperlink"/>
          </w:rPr>
          <w:t>Women’s nutritional status</w:t>
        </w:r>
        <w:r w:rsidR="005C7531">
          <w:rPr>
            <w:webHidden/>
          </w:rPr>
          <w:tab/>
        </w:r>
        <w:r w:rsidR="005C7531">
          <w:rPr>
            <w:webHidden/>
          </w:rPr>
          <w:fldChar w:fldCharType="begin"/>
        </w:r>
        <w:r w:rsidR="005C7531">
          <w:rPr>
            <w:webHidden/>
          </w:rPr>
          <w:instrText xml:space="preserve"> PAGEREF _Toc50719330 \h </w:instrText>
        </w:r>
        <w:r w:rsidR="005C7531">
          <w:rPr>
            <w:webHidden/>
          </w:rPr>
        </w:r>
        <w:r w:rsidR="005C7531">
          <w:rPr>
            <w:webHidden/>
          </w:rPr>
          <w:fldChar w:fldCharType="separate"/>
        </w:r>
        <w:r w:rsidR="005C7531">
          <w:rPr>
            <w:webHidden/>
          </w:rPr>
          <w:t>68</w:t>
        </w:r>
        <w:r w:rsidR="005C7531">
          <w:rPr>
            <w:webHidden/>
          </w:rPr>
          <w:fldChar w:fldCharType="end"/>
        </w:r>
      </w:hyperlink>
    </w:p>
    <w:p w14:paraId="2FF539EC" w14:textId="06DC2793" w:rsidR="005C7531" w:rsidRDefault="00000000">
      <w:pPr>
        <w:pStyle w:val="TOC2"/>
        <w:rPr>
          <w:rFonts w:asciiTheme="minorHAnsi" w:eastAsiaTheme="minorEastAsia" w:hAnsiTheme="minorHAnsi" w:cstheme="minorBidi"/>
          <w:color w:val="auto"/>
        </w:rPr>
      </w:pPr>
      <w:hyperlink w:anchor="_Toc50719331" w:history="1">
        <w:r w:rsidR="005C7531" w:rsidRPr="00AD43E6">
          <w:rPr>
            <w:rStyle w:val="Hyperlink"/>
          </w:rPr>
          <w:t>7.2</w:t>
        </w:r>
        <w:r w:rsidR="005C7531">
          <w:rPr>
            <w:rFonts w:asciiTheme="minorHAnsi" w:eastAsiaTheme="minorEastAsia" w:hAnsiTheme="minorHAnsi" w:cstheme="minorBidi"/>
            <w:color w:val="auto"/>
          </w:rPr>
          <w:tab/>
        </w:r>
        <w:r w:rsidR="005C7531" w:rsidRPr="00AD43E6">
          <w:rPr>
            <w:rStyle w:val="Hyperlink"/>
          </w:rPr>
          <w:t>Stunting, wasting, and underweight among children under 5 years of age</w:t>
        </w:r>
        <w:r w:rsidR="005C7531">
          <w:rPr>
            <w:webHidden/>
          </w:rPr>
          <w:tab/>
        </w:r>
        <w:r w:rsidR="005C7531">
          <w:rPr>
            <w:webHidden/>
          </w:rPr>
          <w:fldChar w:fldCharType="begin"/>
        </w:r>
        <w:r w:rsidR="005C7531">
          <w:rPr>
            <w:webHidden/>
          </w:rPr>
          <w:instrText xml:space="preserve"> PAGEREF _Toc50719331 \h </w:instrText>
        </w:r>
        <w:r w:rsidR="005C7531">
          <w:rPr>
            <w:webHidden/>
          </w:rPr>
        </w:r>
        <w:r w:rsidR="005C7531">
          <w:rPr>
            <w:webHidden/>
          </w:rPr>
          <w:fldChar w:fldCharType="separate"/>
        </w:r>
        <w:r w:rsidR="005C7531">
          <w:rPr>
            <w:webHidden/>
          </w:rPr>
          <w:t>71</w:t>
        </w:r>
        <w:r w:rsidR="005C7531">
          <w:rPr>
            <w:webHidden/>
          </w:rPr>
          <w:fldChar w:fldCharType="end"/>
        </w:r>
      </w:hyperlink>
    </w:p>
    <w:p w14:paraId="6DBBE02A" w14:textId="2F21EF93" w:rsidR="005C7531" w:rsidRDefault="00000000">
      <w:pPr>
        <w:pStyle w:val="TOC3"/>
        <w:rPr>
          <w:rFonts w:asciiTheme="minorHAnsi" w:eastAsiaTheme="minorEastAsia" w:hAnsiTheme="minorHAnsi" w:cstheme="minorBidi"/>
          <w:color w:val="auto"/>
        </w:rPr>
      </w:pPr>
      <w:hyperlink w:anchor="_Toc50719332" w:history="1">
        <w:r w:rsidR="005C7531" w:rsidRPr="00AD43E6">
          <w:rPr>
            <w:rStyle w:val="Hyperlink"/>
          </w:rPr>
          <w:t>7.2.1</w:t>
        </w:r>
        <w:r w:rsidR="005C7531">
          <w:rPr>
            <w:rFonts w:asciiTheme="minorHAnsi" w:eastAsiaTheme="minorEastAsia" w:hAnsiTheme="minorHAnsi" w:cstheme="minorBidi"/>
            <w:color w:val="auto"/>
          </w:rPr>
          <w:tab/>
        </w:r>
        <w:r w:rsidR="005C7531" w:rsidRPr="00AD43E6">
          <w:rPr>
            <w:rStyle w:val="Hyperlink"/>
          </w:rPr>
          <w:t>Stunting (low height-for-age)</w:t>
        </w:r>
        <w:r w:rsidR="005C7531">
          <w:rPr>
            <w:webHidden/>
          </w:rPr>
          <w:tab/>
        </w:r>
        <w:r w:rsidR="005C7531">
          <w:rPr>
            <w:webHidden/>
          </w:rPr>
          <w:fldChar w:fldCharType="begin"/>
        </w:r>
        <w:r w:rsidR="005C7531">
          <w:rPr>
            <w:webHidden/>
          </w:rPr>
          <w:instrText xml:space="preserve"> PAGEREF _Toc50719332 \h </w:instrText>
        </w:r>
        <w:r w:rsidR="005C7531">
          <w:rPr>
            <w:webHidden/>
          </w:rPr>
        </w:r>
        <w:r w:rsidR="005C7531">
          <w:rPr>
            <w:webHidden/>
          </w:rPr>
          <w:fldChar w:fldCharType="separate"/>
        </w:r>
        <w:r w:rsidR="005C7531">
          <w:rPr>
            <w:webHidden/>
          </w:rPr>
          <w:t>71</w:t>
        </w:r>
        <w:r w:rsidR="005C7531">
          <w:rPr>
            <w:webHidden/>
          </w:rPr>
          <w:fldChar w:fldCharType="end"/>
        </w:r>
      </w:hyperlink>
    </w:p>
    <w:p w14:paraId="5B93AC78" w14:textId="5EDC575B" w:rsidR="005C7531" w:rsidRDefault="00000000">
      <w:pPr>
        <w:pStyle w:val="TOC3"/>
        <w:rPr>
          <w:rFonts w:asciiTheme="minorHAnsi" w:eastAsiaTheme="minorEastAsia" w:hAnsiTheme="minorHAnsi" w:cstheme="minorBidi"/>
          <w:color w:val="auto"/>
        </w:rPr>
      </w:pPr>
      <w:hyperlink w:anchor="_Toc50719333" w:history="1">
        <w:r w:rsidR="005C7531" w:rsidRPr="00AD43E6">
          <w:rPr>
            <w:rStyle w:val="Hyperlink"/>
          </w:rPr>
          <w:t>7.2.2</w:t>
        </w:r>
        <w:r w:rsidR="005C7531">
          <w:rPr>
            <w:rFonts w:asciiTheme="minorHAnsi" w:eastAsiaTheme="minorEastAsia" w:hAnsiTheme="minorHAnsi" w:cstheme="minorBidi"/>
            <w:color w:val="auto"/>
          </w:rPr>
          <w:tab/>
        </w:r>
        <w:r w:rsidR="005C7531" w:rsidRPr="00AD43E6">
          <w:rPr>
            <w:rStyle w:val="Hyperlink"/>
          </w:rPr>
          <w:t>Wasting (low weight-for-height)</w:t>
        </w:r>
        <w:r w:rsidR="005C7531">
          <w:rPr>
            <w:webHidden/>
          </w:rPr>
          <w:tab/>
        </w:r>
        <w:r w:rsidR="005C7531">
          <w:rPr>
            <w:webHidden/>
          </w:rPr>
          <w:fldChar w:fldCharType="begin"/>
        </w:r>
        <w:r w:rsidR="005C7531">
          <w:rPr>
            <w:webHidden/>
          </w:rPr>
          <w:instrText xml:space="preserve"> PAGEREF _Toc50719333 \h </w:instrText>
        </w:r>
        <w:r w:rsidR="005C7531">
          <w:rPr>
            <w:webHidden/>
          </w:rPr>
        </w:r>
        <w:r w:rsidR="005C7531">
          <w:rPr>
            <w:webHidden/>
          </w:rPr>
          <w:fldChar w:fldCharType="separate"/>
        </w:r>
        <w:r w:rsidR="005C7531">
          <w:rPr>
            <w:webHidden/>
          </w:rPr>
          <w:t>73</w:t>
        </w:r>
        <w:r w:rsidR="005C7531">
          <w:rPr>
            <w:webHidden/>
          </w:rPr>
          <w:fldChar w:fldCharType="end"/>
        </w:r>
      </w:hyperlink>
    </w:p>
    <w:p w14:paraId="4B4C6DE8" w14:textId="2615DB15" w:rsidR="005C7531" w:rsidRDefault="00000000">
      <w:pPr>
        <w:pStyle w:val="TOC3"/>
        <w:rPr>
          <w:rFonts w:asciiTheme="minorHAnsi" w:eastAsiaTheme="minorEastAsia" w:hAnsiTheme="minorHAnsi" w:cstheme="minorBidi"/>
          <w:color w:val="auto"/>
        </w:rPr>
      </w:pPr>
      <w:hyperlink w:anchor="_Toc50719334" w:history="1">
        <w:r w:rsidR="005C7531" w:rsidRPr="00AD43E6">
          <w:rPr>
            <w:rStyle w:val="Hyperlink"/>
          </w:rPr>
          <w:t>7.2.3</w:t>
        </w:r>
        <w:r w:rsidR="005C7531">
          <w:rPr>
            <w:rFonts w:asciiTheme="minorHAnsi" w:eastAsiaTheme="minorEastAsia" w:hAnsiTheme="minorHAnsi" w:cstheme="minorBidi"/>
            <w:color w:val="auto"/>
          </w:rPr>
          <w:tab/>
        </w:r>
        <w:r w:rsidR="005C7531" w:rsidRPr="00AD43E6">
          <w:rPr>
            <w:rStyle w:val="Hyperlink"/>
          </w:rPr>
          <w:t>Underweight (low weight-for-age)</w:t>
        </w:r>
        <w:r w:rsidR="005C7531">
          <w:rPr>
            <w:webHidden/>
          </w:rPr>
          <w:tab/>
        </w:r>
        <w:r w:rsidR="005C7531">
          <w:rPr>
            <w:webHidden/>
          </w:rPr>
          <w:fldChar w:fldCharType="begin"/>
        </w:r>
        <w:r w:rsidR="005C7531">
          <w:rPr>
            <w:webHidden/>
          </w:rPr>
          <w:instrText xml:space="preserve"> PAGEREF _Toc50719334 \h </w:instrText>
        </w:r>
        <w:r w:rsidR="005C7531">
          <w:rPr>
            <w:webHidden/>
          </w:rPr>
        </w:r>
        <w:r w:rsidR="005C7531">
          <w:rPr>
            <w:webHidden/>
          </w:rPr>
          <w:fldChar w:fldCharType="separate"/>
        </w:r>
        <w:r w:rsidR="005C7531">
          <w:rPr>
            <w:webHidden/>
          </w:rPr>
          <w:t>78</w:t>
        </w:r>
        <w:r w:rsidR="005C7531">
          <w:rPr>
            <w:webHidden/>
          </w:rPr>
          <w:fldChar w:fldCharType="end"/>
        </w:r>
      </w:hyperlink>
    </w:p>
    <w:p w14:paraId="4E212FDA" w14:textId="4C4C3B2D" w:rsidR="005C7531" w:rsidRDefault="00000000">
      <w:pPr>
        <w:pStyle w:val="TOC1"/>
        <w:rPr>
          <w:rFonts w:asciiTheme="minorHAnsi" w:eastAsiaTheme="minorEastAsia" w:hAnsiTheme="minorHAnsi" w:cstheme="minorBidi"/>
          <w:color w:val="auto"/>
        </w:rPr>
      </w:pPr>
      <w:hyperlink w:anchor="_Toc50719335" w:history="1">
        <w:r w:rsidR="005C7531" w:rsidRPr="00AD43E6">
          <w:rPr>
            <w:rStyle w:val="Hyperlink"/>
          </w:rPr>
          <w:t>8.</w:t>
        </w:r>
        <w:r w:rsidR="005C7531">
          <w:rPr>
            <w:rFonts w:asciiTheme="minorHAnsi" w:eastAsiaTheme="minorEastAsia" w:hAnsiTheme="minorHAnsi" w:cstheme="minorBidi"/>
            <w:color w:val="auto"/>
          </w:rPr>
          <w:tab/>
        </w:r>
        <w:r w:rsidR="005C7531" w:rsidRPr="00AD43E6">
          <w:rPr>
            <w:rStyle w:val="Hyperlink"/>
          </w:rPr>
          <w:t>[Country-specific module(s)]</w:t>
        </w:r>
        <w:r w:rsidR="005C7531">
          <w:rPr>
            <w:webHidden/>
          </w:rPr>
          <w:tab/>
        </w:r>
        <w:r w:rsidR="005C7531">
          <w:rPr>
            <w:webHidden/>
          </w:rPr>
          <w:fldChar w:fldCharType="begin"/>
        </w:r>
        <w:r w:rsidR="005C7531">
          <w:rPr>
            <w:webHidden/>
          </w:rPr>
          <w:instrText xml:space="preserve"> PAGEREF _Toc50719335 \h </w:instrText>
        </w:r>
        <w:r w:rsidR="005C7531">
          <w:rPr>
            <w:webHidden/>
          </w:rPr>
        </w:r>
        <w:r w:rsidR="005C7531">
          <w:rPr>
            <w:webHidden/>
          </w:rPr>
          <w:fldChar w:fldCharType="separate"/>
        </w:r>
        <w:r w:rsidR="005C7531">
          <w:rPr>
            <w:webHidden/>
          </w:rPr>
          <w:t>81</w:t>
        </w:r>
        <w:r w:rsidR="005C7531">
          <w:rPr>
            <w:webHidden/>
          </w:rPr>
          <w:fldChar w:fldCharType="end"/>
        </w:r>
      </w:hyperlink>
    </w:p>
    <w:p w14:paraId="6A359E7A" w14:textId="2C4F696F" w:rsidR="005C7531" w:rsidRDefault="00000000">
      <w:pPr>
        <w:pStyle w:val="TOC1"/>
        <w:rPr>
          <w:rFonts w:asciiTheme="minorHAnsi" w:eastAsiaTheme="minorEastAsia" w:hAnsiTheme="minorHAnsi" w:cstheme="minorBidi"/>
          <w:color w:val="auto"/>
        </w:rPr>
      </w:pPr>
      <w:hyperlink w:anchor="_Toc50719336" w:history="1">
        <w:r w:rsidR="005C7531" w:rsidRPr="00AD43E6">
          <w:rPr>
            <w:rStyle w:val="Hyperlink"/>
          </w:rPr>
          <w:t>9.</w:t>
        </w:r>
        <w:r w:rsidR="005C7531">
          <w:rPr>
            <w:rFonts w:asciiTheme="minorHAnsi" w:eastAsiaTheme="minorEastAsia" w:hAnsiTheme="minorHAnsi" w:cstheme="minorBidi"/>
            <w:color w:val="auto"/>
          </w:rPr>
          <w:tab/>
        </w:r>
        <w:r w:rsidR="005C7531" w:rsidRPr="00AD43E6">
          <w:rPr>
            <w:rStyle w:val="Hyperlink"/>
          </w:rPr>
          <w:t>Summary and conclusions</w:t>
        </w:r>
        <w:r w:rsidR="005C7531">
          <w:rPr>
            <w:webHidden/>
          </w:rPr>
          <w:tab/>
        </w:r>
        <w:r w:rsidR="005C7531">
          <w:rPr>
            <w:webHidden/>
          </w:rPr>
          <w:fldChar w:fldCharType="begin"/>
        </w:r>
        <w:r w:rsidR="005C7531">
          <w:rPr>
            <w:webHidden/>
          </w:rPr>
          <w:instrText xml:space="preserve"> PAGEREF _Toc50719336 \h </w:instrText>
        </w:r>
        <w:r w:rsidR="005C7531">
          <w:rPr>
            <w:webHidden/>
          </w:rPr>
        </w:r>
        <w:r w:rsidR="005C7531">
          <w:rPr>
            <w:webHidden/>
          </w:rPr>
          <w:fldChar w:fldCharType="separate"/>
        </w:r>
        <w:r w:rsidR="005C7531">
          <w:rPr>
            <w:webHidden/>
          </w:rPr>
          <w:t>82</w:t>
        </w:r>
        <w:r w:rsidR="005C7531">
          <w:rPr>
            <w:webHidden/>
          </w:rPr>
          <w:fldChar w:fldCharType="end"/>
        </w:r>
      </w:hyperlink>
    </w:p>
    <w:p w14:paraId="260D97D2" w14:textId="67ADAFF5" w:rsidR="005C7531" w:rsidRDefault="00000000">
      <w:pPr>
        <w:pStyle w:val="TOC1"/>
        <w:rPr>
          <w:rFonts w:asciiTheme="minorHAnsi" w:eastAsiaTheme="minorEastAsia" w:hAnsiTheme="minorHAnsi" w:cstheme="minorBidi"/>
          <w:color w:val="auto"/>
        </w:rPr>
      </w:pPr>
      <w:hyperlink w:anchor="_Toc50719337" w:history="1">
        <w:r w:rsidR="005C7531" w:rsidRPr="00AD43E6">
          <w:rPr>
            <w:rStyle w:val="Hyperlink"/>
          </w:rPr>
          <w:t>References</w:t>
        </w:r>
        <w:r w:rsidR="005C7531">
          <w:rPr>
            <w:webHidden/>
          </w:rPr>
          <w:tab/>
        </w:r>
        <w:r w:rsidR="005C7531">
          <w:rPr>
            <w:webHidden/>
          </w:rPr>
          <w:fldChar w:fldCharType="begin"/>
        </w:r>
        <w:r w:rsidR="005C7531">
          <w:rPr>
            <w:webHidden/>
          </w:rPr>
          <w:instrText xml:space="preserve"> PAGEREF _Toc50719337 \h </w:instrText>
        </w:r>
        <w:r w:rsidR="005C7531">
          <w:rPr>
            <w:webHidden/>
          </w:rPr>
        </w:r>
        <w:r w:rsidR="005C7531">
          <w:rPr>
            <w:webHidden/>
          </w:rPr>
          <w:fldChar w:fldCharType="separate"/>
        </w:r>
        <w:r w:rsidR="005C7531">
          <w:rPr>
            <w:webHidden/>
          </w:rPr>
          <w:t>83</w:t>
        </w:r>
        <w:r w:rsidR="005C7531">
          <w:rPr>
            <w:webHidden/>
          </w:rPr>
          <w:fldChar w:fldCharType="end"/>
        </w:r>
      </w:hyperlink>
    </w:p>
    <w:p w14:paraId="72862389" w14:textId="3C6DC0D1" w:rsidR="005C7531" w:rsidRDefault="00000000">
      <w:pPr>
        <w:pStyle w:val="TOC1"/>
        <w:rPr>
          <w:rFonts w:asciiTheme="minorHAnsi" w:eastAsiaTheme="minorEastAsia" w:hAnsiTheme="minorHAnsi" w:cstheme="minorBidi"/>
          <w:color w:val="auto"/>
        </w:rPr>
      </w:pPr>
      <w:hyperlink w:anchor="_Toc50719338" w:history="1">
        <w:r w:rsidR="005C7531" w:rsidRPr="00AD43E6">
          <w:rPr>
            <w:rStyle w:val="Hyperlink"/>
          </w:rPr>
          <w:t>Appendix 1. Supplementary data</w:t>
        </w:r>
        <w:r w:rsidR="005C7531">
          <w:rPr>
            <w:webHidden/>
          </w:rPr>
          <w:tab/>
        </w:r>
        <w:r w:rsidR="005C7531">
          <w:rPr>
            <w:webHidden/>
          </w:rPr>
          <w:fldChar w:fldCharType="begin"/>
        </w:r>
        <w:r w:rsidR="005C7531">
          <w:rPr>
            <w:webHidden/>
          </w:rPr>
          <w:instrText xml:space="preserve"> PAGEREF _Toc50719338 \h </w:instrText>
        </w:r>
        <w:r w:rsidR="005C7531">
          <w:rPr>
            <w:webHidden/>
          </w:rPr>
        </w:r>
        <w:r w:rsidR="005C7531">
          <w:rPr>
            <w:webHidden/>
          </w:rPr>
          <w:fldChar w:fldCharType="separate"/>
        </w:r>
        <w:r w:rsidR="005C7531">
          <w:rPr>
            <w:webHidden/>
          </w:rPr>
          <w:t>85</w:t>
        </w:r>
        <w:r w:rsidR="005C7531">
          <w:rPr>
            <w:webHidden/>
          </w:rPr>
          <w:fldChar w:fldCharType="end"/>
        </w:r>
      </w:hyperlink>
    </w:p>
    <w:p w14:paraId="1F0E2D37" w14:textId="48B8EEFF" w:rsidR="005C7531" w:rsidRDefault="00000000">
      <w:pPr>
        <w:pStyle w:val="TOC2"/>
        <w:rPr>
          <w:rFonts w:asciiTheme="minorHAnsi" w:eastAsiaTheme="minorEastAsia" w:hAnsiTheme="minorHAnsi" w:cstheme="minorBidi"/>
          <w:color w:val="auto"/>
        </w:rPr>
      </w:pPr>
      <w:hyperlink w:anchor="_Toc50719339" w:history="1">
        <w:r w:rsidR="005C7531" w:rsidRPr="00AD43E6">
          <w:rPr>
            <w:rStyle w:val="Hyperlink"/>
          </w:rPr>
          <w:t>A1.1.</w:t>
        </w:r>
        <w:r w:rsidR="005C7531">
          <w:rPr>
            <w:rFonts w:asciiTheme="minorHAnsi" w:eastAsiaTheme="minorEastAsia" w:hAnsiTheme="minorHAnsi" w:cstheme="minorBidi"/>
            <w:color w:val="auto"/>
          </w:rPr>
          <w:tab/>
        </w:r>
        <w:r w:rsidR="005C7531" w:rsidRPr="00AD43E6">
          <w:rPr>
            <w:rStyle w:val="Hyperlink"/>
          </w:rPr>
          <w:t>ZOI Survey [</w:t>
        </w:r>
        <w:r w:rsidR="005C7531" w:rsidRPr="00AD43E6">
          <w:rPr>
            <w:rStyle w:val="Hyperlink"/>
            <w:highlight w:val="yellow"/>
          </w:rPr>
          <w:t>endline survey year(s)</w:t>
        </w:r>
        <w:r w:rsidR="005C7531" w:rsidRPr="00AD43E6">
          <w:rPr>
            <w:rStyle w:val="Hyperlink"/>
          </w:rPr>
          <w:t>] Feed the Future indicator estimates</w:t>
        </w:r>
        <w:r w:rsidR="005C7531">
          <w:rPr>
            <w:webHidden/>
          </w:rPr>
          <w:tab/>
        </w:r>
        <w:r w:rsidR="005C7531">
          <w:rPr>
            <w:webHidden/>
          </w:rPr>
          <w:fldChar w:fldCharType="begin"/>
        </w:r>
        <w:r w:rsidR="005C7531">
          <w:rPr>
            <w:webHidden/>
          </w:rPr>
          <w:instrText xml:space="preserve"> PAGEREF _Toc50719339 \h </w:instrText>
        </w:r>
        <w:r w:rsidR="005C7531">
          <w:rPr>
            <w:webHidden/>
          </w:rPr>
        </w:r>
        <w:r w:rsidR="005C7531">
          <w:rPr>
            <w:webHidden/>
          </w:rPr>
          <w:fldChar w:fldCharType="separate"/>
        </w:r>
        <w:r w:rsidR="005C7531">
          <w:rPr>
            <w:webHidden/>
          </w:rPr>
          <w:t>85</w:t>
        </w:r>
        <w:r w:rsidR="005C7531">
          <w:rPr>
            <w:webHidden/>
          </w:rPr>
          <w:fldChar w:fldCharType="end"/>
        </w:r>
      </w:hyperlink>
    </w:p>
    <w:p w14:paraId="7DE966ED" w14:textId="748AFE62" w:rsidR="005C7531" w:rsidRDefault="00000000">
      <w:pPr>
        <w:pStyle w:val="TOC2"/>
        <w:rPr>
          <w:rFonts w:asciiTheme="minorHAnsi" w:eastAsiaTheme="minorEastAsia" w:hAnsiTheme="minorHAnsi" w:cstheme="minorBidi"/>
          <w:color w:val="auto"/>
        </w:rPr>
      </w:pPr>
      <w:hyperlink w:anchor="_Toc50719340" w:history="1">
        <w:r w:rsidR="005C7531" w:rsidRPr="00AD43E6">
          <w:rPr>
            <w:rStyle w:val="Hyperlink"/>
          </w:rPr>
          <w:t>A1.2.</w:t>
        </w:r>
        <w:r w:rsidR="005C7531">
          <w:rPr>
            <w:rFonts w:asciiTheme="minorHAnsi" w:eastAsiaTheme="minorEastAsia" w:hAnsiTheme="minorHAnsi" w:cstheme="minorBidi"/>
            <w:color w:val="auto"/>
          </w:rPr>
          <w:tab/>
        </w:r>
        <w:r w:rsidR="005C7531" w:rsidRPr="00AD43E6">
          <w:rPr>
            <w:rStyle w:val="Hyperlink"/>
          </w:rPr>
          <w:t>Supplementary results tables</w:t>
        </w:r>
        <w:r w:rsidR="005C7531">
          <w:rPr>
            <w:webHidden/>
          </w:rPr>
          <w:tab/>
        </w:r>
        <w:r w:rsidR="005C7531">
          <w:rPr>
            <w:webHidden/>
          </w:rPr>
          <w:fldChar w:fldCharType="begin"/>
        </w:r>
        <w:r w:rsidR="005C7531">
          <w:rPr>
            <w:webHidden/>
          </w:rPr>
          <w:instrText xml:space="preserve"> PAGEREF _Toc50719340 \h </w:instrText>
        </w:r>
        <w:r w:rsidR="005C7531">
          <w:rPr>
            <w:webHidden/>
          </w:rPr>
        </w:r>
        <w:r w:rsidR="005C7531">
          <w:rPr>
            <w:webHidden/>
          </w:rPr>
          <w:fldChar w:fldCharType="separate"/>
        </w:r>
        <w:r w:rsidR="005C7531">
          <w:rPr>
            <w:webHidden/>
          </w:rPr>
          <w:t>89</w:t>
        </w:r>
        <w:r w:rsidR="005C7531">
          <w:rPr>
            <w:webHidden/>
          </w:rPr>
          <w:fldChar w:fldCharType="end"/>
        </w:r>
      </w:hyperlink>
    </w:p>
    <w:p w14:paraId="7E1E8B07" w14:textId="38148944" w:rsidR="005C7531" w:rsidRDefault="00000000">
      <w:pPr>
        <w:pStyle w:val="TOC3"/>
        <w:rPr>
          <w:rFonts w:asciiTheme="minorHAnsi" w:eastAsiaTheme="minorEastAsia" w:hAnsiTheme="minorHAnsi" w:cstheme="minorBidi"/>
          <w:color w:val="auto"/>
        </w:rPr>
      </w:pPr>
      <w:hyperlink w:anchor="_Toc50719341" w:history="1">
        <w:r w:rsidR="005C7531" w:rsidRPr="00AD43E6">
          <w:rPr>
            <w:rStyle w:val="Hyperlink"/>
          </w:rPr>
          <w:t>Chapter 2: Methodologies</w:t>
        </w:r>
        <w:r w:rsidR="005C7531">
          <w:rPr>
            <w:webHidden/>
          </w:rPr>
          <w:tab/>
        </w:r>
        <w:r w:rsidR="005C7531">
          <w:rPr>
            <w:webHidden/>
          </w:rPr>
          <w:fldChar w:fldCharType="begin"/>
        </w:r>
        <w:r w:rsidR="005C7531">
          <w:rPr>
            <w:webHidden/>
          </w:rPr>
          <w:instrText xml:space="preserve"> PAGEREF _Toc50719341 \h </w:instrText>
        </w:r>
        <w:r w:rsidR="005C7531">
          <w:rPr>
            <w:webHidden/>
          </w:rPr>
        </w:r>
        <w:r w:rsidR="005C7531">
          <w:rPr>
            <w:webHidden/>
          </w:rPr>
          <w:fldChar w:fldCharType="separate"/>
        </w:r>
        <w:r w:rsidR="005C7531">
          <w:rPr>
            <w:webHidden/>
          </w:rPr>
          <w:t>89</w:t>
        </w:r>
        <w:r w:rsidR="005C7531">
          <w:rPr>
            <w:webHidden/>
          </w:rPr>
          <w:fldChar w:fldCharType="end"/>
        </w:r>
      </w:hyperlink>
    </w:p>
    <w:p w14:paraId="74C89256" w14:textId="15E7A6F5" w:rsidR="005C7531" w:rsidRDefault="00000000">
      <w:pPr>
        <w:pStyle w:val="TOC3"/>
        <w:rPr>
          <w:rFonts w:asciiTheme="minorHAnsi" w:eastAsiaTheme="minorEastAsia" w:hAnsiTheme="minorHAnsi" w:cstheme="minorBidi"/>
          <w:color w:val="auto"/>
        </w:rPr>
      </w:pPr>
      <w:hyperlink w:anchor="_Toc50719342" w:history="1">
        <w:r w:rsidR="005C7531" w:rsidRPr="00AD43E6">
          <w:rPr>
            <w:rStyle w:val="Hyperlink"/>
          </w:rPr>
          <w:t>Chapter 3: Population in the ZOI</w:t>
        </w:r>
        <w:r w:rsidR="005C7531">
          <w:rPr>
            <w:webHidden/>
          </w:rPr>
          <w:tab/>
        </w:r>
        <w:r w:rsidR="005C7531">
          <w:rPr>
            <w:webHidden/>
          </w:rPr>
          <w:fldChar w:fldCharType="begin"/>
        </w:r>
        <w:r w:rsidR="005C7531">
          <w:rPr>
            <w:webHidden/>
          </w:rPr>
          <w:instrText xml:space="preserve"> PAGEREF _Toc50719342 \h </w:instrText>
        </w:r>
        <w:r w:rsidR="005C7531">
          <w:rPr>
            <w:webHidden/>
          </w:rPr>
        </w:r>
        <w:r w:rsidR="005C7531">
          <w:rPr>
            <w:webHidden/>
          </w:rPr>
          <w:fldChar w:fldCharType="separate"/>
        </w:r>
        <w:r w:rsidR="005C7531">
          <w:rPr>
            <w:webHidden/>
          </w:rPr>
          <w:t>91</w:t>
        </w:r>
        <w:r w:rsidR="005C7531">
          <w:rPr>
            <w:webHidden/>
          </w:rPr>
          <w:fldChar w:fldCharType="end"/>
        </w:r>
      </w:hyperlink>
    </w:p>
    <w:p w14:paraId="4DA2E4C1" w14:textId="295A71FA" w:rsidR="005C7531" w:rsidRDefault="00000000">
      <w:pPr>
        <w:pStyle w:val="TOC3"/>
        <w:rPr>
          <w:rFonts w:asciiTheme="minorHAnsi" w:eastAsiaTheme="minorEastAsia" w:hAnsiTheme="minorHAnsi" w:cstheme="minorBidi"/>
          <w:color w:val="auto"/>
        </w:rPr>
      </w:pPr>
      <w:hyperlink w:anchor="_Toc50719343" w:history="1">
        <w:r w:rsidR="005C7531" w:rsidRPr="00AD43E6">
          <w:rPr>
            <w:rStyle w:val="Hyperlink"/>
          </w:rPr>
          <w:t>Chapter 4: Household economic status</w:t>
        </w:r>
        <w:r w:rsidR="005C7531">
          <w:rPr>
            <w:webHidden/>
          </w:rPr>
          <w:tab/>
        </w:r>
        <w:r w:rsidR="005C7531">
          <w:rPr>
            <w:webHidden/>
          </w:rPr>
          <w:fldChar w:fldCharType="begin"/>
        </w:r>
        <w:r w:rsidR="005C7531">
          <w:rPr>
            <w:webHidden/>
          </w:rPr>
          <w:instrText xml:space="preserve"> PAGEREF _Toc50719343 \h </w:instrText>
        </w:r>
        <w:r w:rsidR="005C7531">
          <w:rPr>
            <w:webHidden/>
          </w:rPr>
        </w:r>
        <w:r w:rsidR="005C7531">
          <w:rPr>
            <w:webHidden/>
          </w:rPr>
          <w:fldChar w:fldCharType="separate"/>
        </w:r>
        <w:r w:rsidR="005C7531">
          <w:rPr>
            <w:webHidden/>
          </w:rPr>
          <w:t>93</w:t>
        </w:r>
        <w:r w:rsidR="005C7531">
          <w:rPr>
            <w:webHidden/>
          </w:rPr>
          <w:fldChar w:fldCharType="end"/>
        </w:r>
      </w:hyperlink>
    </w:p>
    <w:p w14:paraId="7D2E8F29" w14:textId="7D1919F3" w:rsidR="005C7531" w:rsidRDefault="00000000">
      <w:pPr>
        <w:pStyle w:val="TOC3"/>
        <w:rPr>
          <w:rFonts w:asciiTheme="minorHAnsi" w:eastAsiaTheme="minorEastAsia" w:hAnsiTheme="minorHAnsi" w:cstheme="minorBidi"/>
          <w:color w:val="auto"/>
        </w:rPr>
      </w:pPr>
      <w:hyperlink w:anchor="_Toc50719344" w:history="1">
        <w:r w:rsidR="005C7531" w:rsidRPr="00AD43E6">
          <w:rPr>
            <w:rStyle w:val="Hyperlink"/>
          </w:rPr>
          <w:t>Chapter 5: A-WEAI</w:t>
        </w:r>
        <w:r w:rsidR="005C7531">
          <w:rPr>
            <w:webHidden/>
          </w:rPr>
          <w:tab/>
        </w:r>
        <w:r w:rsidR="005C7531">
          <w:rPr>
            <w:webHidden/>
          </w:rPr>
          <w:fldChar w:fldCharType="begin"/>
        </w:r>
        <w:r w:rsidR="005C7531">
          <w:rPr>
            <w:webHidden/>
          </w:rPr>
          <w:instrText xml:space="preserve"> PAGEREF _Toc50719344 \h </w:instrText>
        </w:r>
        <w:r w:rsidR="005C7531">
          <w:rPr>
            <w:webHidden/>
          </w:rPr>
        </w:r>
        <w:r w:rsidR="005C7531">
          <w:rPr>
            <w:webHidden/>
          </w:rPr>
          <w:fldChar w:fldCharType="separate"/>
        </w:r>
        <w:r w:rsidR="005C7531">
          <w:rPr>
            <w:webHidden/>
          </w:rPr>
          <w:t>99</w:t>
        </w:r>
        <w:r w:rsidR="005C7531">
          <w:rPr>
            <w:webHidden/>
          </w:rPr>
          <w:fldChar w:fldCharType="end"/>
        </w:r>
      </w:hyperlink>
    </w:p>
    <w:p w14:paraId="7E3709EF" w14:textId="77234AFE" w:rsidR="005C7531" w:rsidRDefault="00000000">
      <w:pPr>
        <w:pStyle w:val="TOC3"/>
        <w:rPr>
          <w:rFonts w:asciiTheme="minorHAnsi" w:eastAsiaTheme="minorEastAsia" w:hAnsiTheme="minorHAnsi" w:cstheme="minorBidi"/>
          <w:color w:val="auto"/>
        </w:rPr>
      </w:pPr>
      <w:hyperlink w:anchor="_Toc50719345" w:history="1">
        <w:r w:rsidR="005C7531" w:rsidRPr="00AD43E6">
          <w:rPr>
            <w:rStyle w:val="Hyperlink"/>
          </w:rPr>
          <w:t>Chapter 6: Household hunger and dietary intake</w:t>
        </w:r>
        <w:r w:rsidR="005C7531">
          <w:rPr>
            <w:webHidden/>
          </w:rPr>
          <w:tab/>
        </w:r>
        <w:r w:rsidR="005C7531">
          <w:rPr>
            <w:webHidden/>
          </w:rPr>
          <w:fldChar w:fldCharType="begin"/>
        </w:r>
        <w:r w:rsidR="005C7531">
          <w:rPr>
            <w:webHidden/>
          </w:rPr>
          <w:instrText xml:space="preserve"> PAGEREF _Toc50719345 \h </w:instrText>
        </w:r>
        <w:r w:rsidR="005C7531">
          <w:rPr>
            <w:webHidden/>
          </w:rPr>
        </w:r>
        <w:r w:rsidR="005C7531">
          <w:rPr>
            <w:webHidden/>
          </w:rPr>
          <w:fldChar w:fldCharType="separate"/>
        </w:r>
        <w:r w:rsidR="005C7531">
          <w:rPr>
            <w:webHidden/>
          </w:rPr>
          <w:t>105</w:t>
        </w:r>
        <w:r w:rsidR="005C7531">
          <w:rPr>
            <w:webHidden/>
          </w:rPr>
          <w:fldChar w:fldCharType="end"/>
        </w:r>
      </w:hyperlink>
    </w:p>
    <w:p w14:paraId="20850159" w14:textId="4068448E" w:rsidR="005C7531" w:rsidRDefault="00000000">
      <w:pPr>
        <w:pStyle w:val="TOC3"/>
        <w:rPr>
          <w:rFonts w:asciiTheme="minorHAnsi" w:eastAsiaTheme="minorEastAsia" w:hAnsiTheme="minorHAnsi" w:cstheme="minorBidi"/>
          <w:color w:val="auto"/>
        </w:rPr>
      </w:pPr>
      <w:hyperlink w:anchor="_Toc50719346" w:history="1">
        <w:r w:rsidR="005C7531" w:rsidRPr="00AD43E6">
          <w:rPr>
            <w:rStyle w:val="Hyperlink"/>
          </w:rPr>
          <w:t>Chapter 7: Nutritional status</w:t>
        </w:r>
        <w:r w:rsidR="005C7531">
          <w:rPr>
            <w:webHidden/>
          </w:rPr>
          <w:tab/>
        </w:r>
        <w:r w:rsidR="005C7531">
          <w:rPr>
            <w:webHidden/>
          </w:rPr>
          <w:fldChar w:fldCharType="begin"/>
        </w:r>
        <w:r w:rsidR="005C7531">
          <w:rPr>
            <w:webHidden/>
          </w:rPr>
          <w:instrText xml:space="preserve"> PAGEREF _Toc50719346 \h </w:instrText>
        </w:r>
        <w:r w:rsidR="005C7531">
          <w:rPr>
            <w:webHidden/>
          </w:rPr>
        </w:r>
        <w:r w:rsidR="005C7531">
          <w:rPr>
            <w:webHidden/>
          </w:rPr>
          <w:fldChar w:fldCharType="separate"/>
        </w:r>
        <w:r w:rsidR="005C7531">
          <w:rPr>
            <w:webHidden/>
          </w:rPr>
          <w:t>111</w:t>
        </w:r>
        <w:r w:rsidR="005C7531">
          <w:rPr>
            <w:webHidden/>
          </w:rPr>
          <w:fldChar w:fldCharType="end"/>
        </w:r>
      </w:hyperlink>
    </w:p>
    <w:p w14:paraId="29917FFC" w14:textId="61376816" w:rsidR="005C7531" w:rsidRDefault="00000000">
      <w:pPr>
        <w:pStyle w:val="TOC1"/>
        <w:rPr>
          <w:rFonts w:asciiTheme="minorHAnsi" w:eastAsiaTheme="minorEastAsia" w:hAnsiTheme="minorHAnsi" w:cstheme="minorBidi"/>
          <w:color w:val="auto"/>
        </w:rPr>
      </w:pPr>
      <w:hyperlink w:anchor="_Toc50719347" w:history="1">
        <w:r w:rsidR="005C7531" w:rsidRPr="00AD43E6">
          <w:rPr>
            <w:rStyle w:val="Hyperlink"/>
          </w:rPr>
          <w:t>Appendix 2. Methodology</w:t>
        </w:r>
        <w:r w:rsidR="005C7531">
          <w:rPr>
            <w:webHidden/>
          </w:rPr>
          <w:tab/>
        </w:r>
        <w:r w:rsidR="005C7531">
          <w:rPr>
            <w:webHidden/>
          </w:rPr>
          <w:fldChar w:fldCharType="begin"/>
        </w:r>
        <w:r w:rsidR="005C7531">
          <w:rPr>
            <w:webHidden/>
          </w:rPr>
          <w:instrText xml:space="preserve"> PAGEREF _Toc50719347 \h </w:instrText>
        </w:r>
        <w:r w:rsidR="005C7531">
          <w:rPr>
            <w:webHidden/>
          </w:rPr>
        </w:r>
        <w:r w:rsidR="005C7531">
          <w:rPr>
            <w:webHidden/>
          </w:rPr>
          <w:fldChar w:fldCharType="separate"/>
        </w:r>
        <w:r w:rsidR="005C7531">
          <w:rPr>
            <w:webHidden/>
          </w:rPr>
          <w:t>128</w:t>
        </w:r>
        <w:r w:rsidR="005C7531">
          <w:rPr>
            <w:webHidden/>
          </w:rPr>
          <w:fldChar w:fldCharType="end"/>
        </w:r>
      </w:hyperlink>
    </w:p>
    <w:p w14:paraId="4DE7B96B" w14:textId="0AF47A9C" w:rsidR="005C7531" w:rsidRDefault="00000000">
      <w:pPr>
        <w:pStyle w:val="TOC2"/>
        <w:rPr>
          <w:rFonts w:asciiTheme="minorHAnsi" w:eastAsiaTheme="minorEastAsia" w:hAnsiTheme="minorHAnsi" w:cstheme="minorBidi"/>
          <w:color w:val="auto"/>
        </w:rPr>
      </w:pPr>
      <w:hyperlink w:anchor="_Toc50719348" w:history="1">
        <w:r w:rsidR="005C7531" w:rsidRPr="00AD43E6">
          <w:rPr>
            <w:rStyle w:val="Hyperlink"/>
          </w:rPr>
          <w:t>A2.1</w:t>
        </w:r>
        <w:r w:rsidR="005C7531">
          <w:rPr>
            <w:rFonts w:asciiTheme="minorHAnsi" w:eastAsiaTheme="minorEastAsia" w:hAnsiTheme="minorHAnsi" w:cstheme="minorBidi"/>
            <w:color w:val="auto"/>
          </w:rPr>
          <w:tab/>
        </w:r>
        <w:r w:rsidR="005C7531" w:rsidRPr="00AD43E6">
          <w:rPr>
            <w:rStyle w:val="Hyperlink"/>
          </w:rPr>
          <w:t>Sampling and weighting</w:t>
        </w:r>
        <w:r w:rsidR="005C7531">
          <w:rPr>
            <w:webHidden/>
          </w:rPr>
          <w:tab/>
        </w:r>
        <w:r w:rsidR="005C7531">
          <w:rPr>
            <w:webHidden/>
          </w:rPr>
          <w:fldChar w:fldCharType="begin"/>
        </w:r>
        <w:r w:rsidR="005C7531">
          <w:rPr>
            <w:webHidden/>
          </w:rPr>
          <w:instrText xml:space="preserve"> PAGEREF _Toc50719348 \h </w:instrText>
        </w:r>
        <w:r w:rsidR="005C7531">
          <w:rPr>
            <w:webHidden/>
          </w:rPr>
        </w:r>
        <w:r w:rsidR="005C7531">
          <w:rPr>
            <w:webHidden/>
          </w:rPr>
          <w:fldChar w:fldCharType="separate"/>
        </w:r>
        <w:r w:rsidR="005C7531">
          <w:rPr>
            <w:webHidden/>
          </w:rPr>
          <w:t>128</w:t>
        </w:r>
        <w:r w:rsidR="005C7531">
          <w:rPr>
            <w:webHidden/>
          </w:rPr>
          <w:fldChar w:fldCharType="end"/>
        </w:r>
      </w:hyperlink>
    </w:p>
    <w:p w14:paraId="4DC113AA" w14:textId="01522EEF" w:rsidR="005C7531" w:rsidRDefault="00000000">
      <w:pPr>
        <w:pStyle w:val="TOC3"/>
        <w:rPr>
          <w:rFonts w:asciiTheme="minorHAnsi" w:eastAsiaTheme="minorEastAsia" w:hAnsiTheme="minorHAnsi" w:cstheme="minorBidi"/>
          <w:color w:val="auto"/>
        </w:rPr>
      </w:pPr>
      <w:hyperlink w:anchor="_Toc50719349" w:history="1">
        <w:r w:rsidR="005C7531" w:rsidRPr="00AD43E6">
          <w:rPr>
            <w:rStyle w:val="Hyperlink"/>
          </w:rPr>
          <w:t>Sampling</w:t>
        </w:r>
        <w:r w:rsidR="005C7531">
          <w:rPr>
            <w:webHidden/>
          </w:rPr>
          <w:tab/>
        </w:r>
        <w:r w:rsidR="005C7531">
          <w:rPr>
            <w:webHidden/>
          </w:rPr>
          <w:fldChar w:fldCharType="begin"/>
        </w:r>
        <w:r w:rsidR="005C7531">
          <w:rPr>
            <w:webHidden/>
          </w:rPr>
          <w:instrText xml:space="preserve"> PAGEREF _Toc50719349 \h </w:instrText>
        </w:r>
        <w:r w:rsidR="005C7531">
          <w:rPr>
            <w:webHidden/>
          </w:rPr>
        </w:r>
        <w:r w:rsidR="005C7531">
          <w:rPr>
            <w:webHidden/>
          </w:rPr>
          <w:fldChar w:fldCharType="separate"/>
        </w:r>
        <w:r w:rsidR="005C7531">
          <w:rPr>
            <w:webHidden/>
          </w:rPr>
          <w:t>128</w:t>
        </w:r>
        <w:r w:rsidR="005C7531">
          <w:rPr>
            <w:webHidden/>
          </w:rPr>
          <w:fldChar w:fldCharType="end"/>
        </w:r>
      </w:hyperlink>
    </w:p>
    <w:p w14:paraId="031C39C7" w14:textId="33624FFB" w:rsidR="005C7531" w:rsidRDefault="00000000">
      <w:pPr>
        <w:pStyle w:val="TOC3"/>
        <w:rPr>
          <w:rFonts w:asciiTheme="minorHAnsi" w:eastAsiaTheme="minorEastAsia" w:hAnsiTheme="minorHAnsi" w:cstheme="minorBidi"/>
          <w:color w:val="auto"/>
        </w:rPr>
      </w:pPr>
      <w:hyperlink w:anchor="_Toc50719350" w:history="1">
        <w:r w:rsidR="005C7531" w:rsidRPr="00AD43E6">
          <w:rPr>
            <w:rStyle w:val="Hyperlink"/>
          </w:rPr>
          <w:t>Weighting</w:t>
        </w:r>
        <w:r w:rsidR="005C7531">
          <w:rPr>
            <w:webHidden/>
          </w:rPr>
          <w:tab/>
        </w:r>
        <w:r w:rsidR="005C7531">
          <w:rPr>
            <w:webHidden/>
          </w:rPr>
          <w:fldChar w:fldCharType="begin"/>
        </w:r>
        <w:r w:rsidR="005C7531">
          <w:rPr>
            <w:webHidden/>
          </w:rPr>
          <w:instrText xml:space="preserve"> PAGEREF _Toc50719350 \h </w:instrText>
        </w:r>
        <w:r w:rsidR="005C7531">
          <w:rPr>
            <w:webHidden/>
          </w:rPr>
        </w:r>
        <w:r w:rsidR="005C7531">
          <w:rPr>
            <w:webHidden/>
          </w:rPr>
          <w:fldChar w:fldCharType="separate"/>
        </w:r>
        <w:r w:rsidR="005C7531">
          <w:rPr>
            <w:webHidden/>
          </w:rPr>
          <w:t>128</w:t>
        </w:r>
        <w:r w:rsidR="005C7531">
          <w:rPr>
            <w:webHidden/>
          </w:rPr>
          <w:fldChar w:fldCharType="end"/>
        </w:r>
      </w:hyperlink>
    </w:p>
    <w:p w14:paraId="6CE132AD" w14:textId="696E9A29" w:rsidR="005C7531" w:rsidRDefault="00000000">
      <w:pPr>
        <w:pStyle w:val="TOC3"/>
        <w:rPr>
          <w:rFonts w:asciiTheme="minorHAnsi" w:eastAsiaTheme="minorEastAsia" w:hAnsiTheme="minorHAnsi" w:cstheme="minorBidi"/>
          <w:color w:val="auto"/>
        </w:rPr>
      </w:pPr>
      <w:hyperlink w:anchor="_Toc50719351" w:history="1">
        <w:r w:rsidR="005C7531" w:rsidRPr="00AD43E6">
          <w:rPr>
            <w:rStyle w:val="Hyperlink"/>
          </w:rPr>
          <w:t xml:space="preserve">Data source </w:t>
        </w:r>
        <w:r w:rsidR="005C7531">
          <w:rPr>
            <w:webHidden/>
          </w:rPr>
          <w:tab/>
        </w:r>
        <w:r w:rsidR="005C7531">
          <w:rPr>
            <w:webHidden/>
          </w:rPr>
          <w:fldChar w:fldCharType="begin"/>
        </w:r>
        <w:r w:rsidR="005C7531">
          <w:rPr>
            <w:webHidden/>
          </w:rPr>
          <w:instrText xml:space="preserve"> PAGEREF _Toc50719351 \h </w:instrText>
        </w:r>
        <w:r w:rsidR="005C7531">
          <w:rPr>
            <w:webHidden/>
          </w:rPr>
        </w:r>
        <w:r w:rsidR="005C7531">
          <w:rPr>
            <w:webHidden/>
          </w:rPr>
          <w:fldChar w:fldCharType="separate"/>
        </w:r>
        <w:r w:rsidR="005C7531">
          <w:rPr>
            <w:webHidden/>
          </w:rPr>
          <w:t>129</w:t>
        </w:r>
        <w:r w:rsidR="005C7531">
          <w:rPr>
            <w:webHidden/>
          </w:rPr>
          <w:fldChar w:fldCharType="end"/>
        </w:r>
      </w:hyperlink>
    </w:p>
    <w:p w14:paraId="1661F736" w14:textId="0CF1C335" w:rsidR="005C7531" w:rsidRDefault="00000000">
      <w:pPr>
        <w:pStyle w:val="TOC3"/>
        <w:rPr>
          <w:rFonts w:asciiTheme="minorHAnsi" w:eastAsiaTheme="minorEastAsia" w:hAnsiTheme="minorHAnsi" w:cstheme="minorBidi"/>
          <w:color w:val="auto"/>
        </w:rPr>
      </w:pPr>
      <w:hyperlink w:anchor="_Toc50719352" w:history="1">
        <w:r w:rsidR="005C7531" w:rsidRPr="00AD43E6">
          <w:rPr>
            <w:rStyle w:val="Hyperlink"/>
          </w:rPr>
          <w:t>Data preparation</w:t>
        </w:r>
        <w:r w:rsidR="005C7531">
          <w:rPr>
            <w:webHidden/>
          </w:rPr>
          <w:tab/>
        </w:r>
        <w:r w:rsidR="005C7531">
          <w:rPr>
            <w:webHidden/>
          </w:rPr>
          <w:fldChar w:fldCharType="begin"/>
        </w:r>
        <w:r w:rsidR="005C7531">
          <w:rPr>
            <w:webHidden/>
          </w:rPr>
          <w:instrText xml:space="preserve"> PAGEREF _Toc50719352 \h </w:instrText>
        </w:r>
        <w:r w:rsidR="005C7531">
          <w:rPr>
            <w:webHidden/>
          </w:rPr>
        </w:r>
        <w:r w:rsidR="005C7531">
          <w:rPr>
            <w:webHidden/>
          </w:rPr>
          <w:fldChar w:fldCharType="separate"/>
        </w:r>
        <w:r w:rsidR="005C7531">
          <w:rPr>
            <w:webHidden/>
          </w:rPr>
          <w:t>129</w:t>
        </w:r>
        <w:r w:rsidR="005C7531">
          <w:rPr>
            <w:webHidden/>
          </w:rPr>
          <w:fldChar w:fldCharType="end"/>
        </w:r>
      </w:hyperlink>
    </w:p>
    <w:p w14:paraId="47558D70" w14:textId="2D1FAC48" w:rsidR="005C7531" w:rsidRDefault="00000000">
      <w:pPr>
        <w:pStyle w:val="TOC4"/>
        <w:rPr>
          <w:rFonts w:asciiTheme="minorHAnsi" w:eastAsiaTheme="minorEastAsia" w:hAnsiTheme="minorHAnsi" w:cstheme="minorBidi"/>
          <w:color w:val="auto"/>
          <w:szCs w:val="22"/>
        </w:rPr>
      </w:pPr>
      <w:hyperlink w:anchor="_Toc50719353" w:history="1">
        <w:r w:rsidR="005C7531" w:rsidRPr="00AD43E6">
          <w:rPr>
            <w:rStyle w:val="Hyperlink"/>
            <w:highlight w:val="yellow"/>
          </w:rPr>
          <w:t>Data excluded from analysis:</w:t>
        </w:r>
        <w:r w:rsidR="005C7531">
          <w:rPr>
            <w:webHidden/>
          </w:rPr>
          <w:tab/>
        </w:r>
        <w:r w:rsidR="005C7531">
          <w:rPr>
            <w:webHidden/>
          </w:rPr>
          <w:fldChar w:fldCharType="begin"/>
        </w:r>
        <w:r w:rsidR="005C7531">
          <w:rPr>
            <w:webHidden/>
          </w:rPr>
          <w:instrText xml:space="preserve"> PAGEREF _Toc50719353 \h </w:instrText>
        </w:r>
        <w:r w:rsidR="005C7531">
          <w:rPr>
            <w:webHidden/>
          </w:rPr>
        </w:r>
        <w:r w:rsidR="005C7531">
          <w:rPr>
            <w:webHidden/>
          </w:rPr>
          <w:fldChar w:fldCharType="separate"/>
        </w:r>
        <w:r w:rsidR="005C7531">
          <w:rPr>
            <w:webHidden/>
          </w:rPr>
          <w:t>129</w:t>
        </w:r>
        <w:r w:rsidR="005C7531">
          <w:rPr>
            <w:webHidden/>
          </w:rPr>
          <w:fldChar w:fldCharType="end"/>
        </w:r>
      </w:hyperlink>
    </w:p>
    <w:p w14:paraId="381FCBB8" w14:textId="1D9B19D8" w:rsidR="005C7531" w:rsidRDefault="00000000">
      <w:pPr>
        <w:pStyle w:val="TOC4"/>
        <w:rPr>
          <w:rFonts w:asciiTheme="minorHAnsi" w:eastAsiaTheme="minorEastAsia" w:hAnsiTheme="minorHAnsi" w:cstheme="minorBidi"/>
          <w:color w:val="auto"/>
          <w:szCs w:val="22"/>
        </w:rPr>
      </w:pPr>
      <w:hyperlink w:anchor="_Toc50719354" w:history="1">
        <w:r w:rsidR="005C7531" w:rsidRPr="00AD43E6">
          <w:rPr>
            <w:rStyle w:val="Hyperlink"/>
            <w:highlight w:val="yellow"/>
          </w:rPr>
          <w:t>Imputations:</w:t>
        </w:r>
        <w:r w:rsidR="005C7531">
          <w:rPr>
            <w:webHidden/>
          </w:rPr>
          <w:tab/>
        </w:r>
        <w:r w:rsidR="005C7531">
          <w:rPr>
            <w:webHidden/>
          </w:rPr>
          <w:fldChar w:fldCharType="begin"/>
        </w:r>
        <w:r w:rsidR="005C7531">
          <w:rPr>
            <w:webHidden/>
          </w:rPr>
          <w:instrText xml:space="preserve"> PAGEREF _Toc50719354 \h </w:instrText>
        </w:r>
        <w:r w:rsidR="005C7531">
          <w:rPr>
            <w:webHidden/>
          </w:rPr>
        </w:r>
        <w:r w:rsidR="005C7531">
          <w:rPr>
            <w:webHidden/>
          </w:rPr>
          <w:fldChar w:fldCharType="separate"/>
        </w:r>
        <w:r w:rsidR="005C7531">
          <w:rPr>
            <w:webHidden/>
          </w:rPr>
          <w:t>129</w:t>
        </w:r>
        <w:r w:rsidR="005C7531">
          <w:rPr>
            <w:webHidden/>
          </w:rPr>
          <w:fldChar w:fldCharType="end"/>
        </w:r>
      </w:hyperlink>
    </w:p>
    <w:p w14:paraId="36D71701" w14:textId="5B913338" w:rsidR="005C7531" w:rsidRDefault="00000000">
      <w:pPr>
        <w:pStyle w:val="TOC4"/>
        <w:rPr>
          <w:rFonts w:asciiTheme="minorHAnsi" w:eastAsiaTheme="minorEastAsia" w:hAnsiTheme="minorHAnsi" w:cstheme="minorBidi"/>
          <w:color w:val="auto"/>
          <w:szCs w:val="22"/>
        </w:rPr>
      </w:pPr>
      <w:hyperlink w:anchor="_Toc50719355" w:history="1">
        <w:r w:rsidR="005C7531" w:rsidRPr="00AD43E6">
          <w:rPr>
            <w:rStyle w:val="Hyperlink"/>
            <w:highlight w:val="yellow"/>
          </w:rPr>
          <w:t>Prices:</w:t>
        </w:r>
        <w:r w:rsidR="005C7531">
          <w:rPr>
            <w:webHidden/>
          </w:rPr>
          <w:tab/>
        </w:r>
        <w:r w:rsidR="005C7531">
          <w:rPr>
            <w:webHidden/>
          </w:rPr>
          <w:fldChar w:fldCharType="begin"/>
        </w:r>
        <w:r w:rsidR="005C7531">
          <w:rPr>
            <w:webHidden/>
          </w:rPr>
          <w:instrText xml:space="preserve"> PAGEREF _Toc50719355 \h </w:instrText>
        </w:r>
        <w:r w:rsidR="005C7531">
          <w:rPr>
            <w:webHidden/>
          </w:rPr>
        </w:r>
        <w:r w:rsidR="005C7531">
          <w:rPr>
            <w:webHidden/>
          </w:rPr>
          <w:fldChar w:fldCharType="separate"/>
        </w:r>
        <w:r w:rsidR="005C7531">
          <w:rPr>
            <w:webHidden/>
          </w:rPr>
          <w:t>130</w:t>
        </w:r>
        <w:r w:rsidR="005C7531">
          <w:rPr>
            <w:webHidden/>
          </w:rPr>
          <w:fldChar w:fldCharType="end"/>
        </w:r>
      </w:hyperlink>
    </w:p>
    <w:p w14:paraId="749A4DF0" w14:textId="152AD689" w:rsidR="005C7531" w:rsidRDefault="00000000">
      <w:pPr>
        <w:pStyle w:val="TOC4"/>
        <w:rPr>
          <w:rFonts w:asciiTheme="minorHAnsi" w:eastAsiaTheme="minorEastAsia" w:hAnsiTheme="minorHAnsi" w:cstheme="minorBidi"/>
          <w:color w:val="auto"/>
          <w:szCs w:val="22"/>
        </w:rPr>
      </w:pPr>
      <w:hyperlink w:anchor="_Toc50719356" w:history="1">
        <w:r w:rsidR="005C7531" w:rsidRPr="00AD43E6">
          <w:rPr>
            <w:rStyle w:val="Hyperlink"/>
            <w:highlight w:val="yellow"/>
          </w:rPr>
          <w:t>Other adjustments:</w:t>
        </w:r>
        <w:r w:rsidR="005C7531">
          <w:rPr>
            <w:webHidden/>
          </w:rPr>
          <w:tab/>
        </w:r>
        <w:r w:rsidR="005C7531">
          <w:rPr>
            <w:webHidden/>
          </w:rPr>
          <w:fldChar w:fldCharType="begin"/>
        </w:r>
        <w:r w:rsidR="005C7531">
          <w:rPr>
            <w:webHidden/>
          </w:rPr>
          <w:instrText xml:space="preserve"> PAGEREF _Toc50719356 \h </w:instrText>
        </w:r>
        <w:r w:rsidR="005C7531">
          <w:rPr>
            <w:webHidden/>
          </w:rPr>
        </w:r>
        <w:r w:rsidR="005C7531">
          <w:rPr>
            <w:webHidden/>
          </w:rPr>
          <w:fldChar w:fldCharType="separate"/>
        </w:r>
        <w:r w:rsidR="005C7531">
          <w:rPr>
            <w:webHidden/>
          </w:rPr>
          <w:t>130</w:t>
        </w:r>
        <w:r w:rsidR="005C7531">
          <w:rPr>
            <w:webHidden/>
          </w:rPr>
          <w:fldChar w:fldCharType="end"/>
        </w:r>
      </w:hyperlink>
    </w:p>
    <w:p w14:paraId="5EACE274" w14:textId="42F5F8BF" w:rsidR="005C7531" w:rsidRDefault="00000000">
      <w:pPr>
        <w:pStyle w:val="TOC3"/>
        <w:rPr>
          <w:rFonts w:asciiTheme="minorHAnsi" w:eastAsiaTheme="minorEastAsia" w:hAnsiTheme="minorHAnsi" w:cstheme="minorBidi"/>
          <w:color w:val="auto"/>
        </w:rPr>
      </w:pPr>
      <w:hyperlink w:anchor="_Toc50719357" w:history="1">
        <w:r w:rsidR="005C7531" w:rsidRPr="00AD43E6">
          <w:rPr>
            <w:rStyle w:val="Hyperlink"/>
          </w:rPr>
          <w:t>Currency conversions using consumer price indices and purchasing power parity</w:t>
        </w:r>
        <w:r w:rsidR="005C7531">
          <w:rPr>
            <w:webHidden/>
          </w:rPr>
          <w:tab/>
        </w:r>
        <w:r w:rsidR="005C7531">
          <w:rPr>
            <w:webHidden/>
          </w:rPr>
          <w:fldChar w:fldCharType="begin"/>
        </w:r>
        <w:r w:rsidR="005C7531">
          <w:rPr>
            <w:webHidden/>
          </w:rPr>
          <w:instrText xml:space="preserve"> PAGEREF _Toc50719357 \h </w:instrText>
        </w:r>
        <w:r w:rsidR="005C7531">
          <w:rPr>
            <w:webHidden/>
          </w:rPr>
        </w:r>
        <w:r w:rsidR="005C7531">
          <w:rPr>
            <w:webHidden/>
          </w:rPr>
          <w:fldChar w:fldCharType="separate"/>
        </w:r>
        <w:r w:rsidR="005C7531">
          <w:rPr>
            <w:webHidden/>
          </w:rPr>
          <w:t>130</w:t>
        </w:r>
        <w:r w:rsidR="005C7531">
          <w:rPr>
            <w:webHidden/>
          </w:rPr>
          <w:fldChar w:fldCharType="end"/>
        </w:r>
      </w:hyperlink>
    </w:p>
    <w:p w14:paraId="29785622" w14:textId="7ECF03B2" w:rsidR="005C7531" w:rsidRDefault="00000000">
      <w:pPr>
        <w:pStyle w:val="TOC3"/>
        <w:rPr>
          <w:rFonts w:asciiTheme="minorHAnsi" w:eastAsiaTheme="minorEastAsia" w:hAnsiTheme="minorHAnsi" w:cstheme="minorBidi"/>
          <w:color w:val="auto"/>
        </w:rPr>
      </w:pPr>
      <w:hyperlink w:anchor="_Toc50719358" w:history="1">
        <w:r w:rsidR="005C7531" w:rsidRPr="00AD43E6">
          <w:rPr>
            <w:rStyle w:val="Hyperlink"/>
          </w:rPr>
          <w:t>Poverty thresholds</w:t>
        </w:r>
        <w:r w:rsidR="005C7531">
          <w:rPr>
            <w:webHidden/>
          </w:rPr>
          <w:tab/>
        </w:r>
        <w:r w:rsidR="005C7531">
          <w:rPr>
            <w:webHidden/>
          </w:rPr>
          <w:fldChar w:fldCharType="begin"/>
        </w:r>
        <w:r w:rsidR="005C7531">
          <w:rPr>
            <w:webHidden/>
          </w:rPr>
          <w:instrText xml:space="preserve"> PAGEREF _Toc50719358 \h </w:instrText>
        </w:r>
        <w:r w:rsidR="005C7531">
          <w:rPr>
            <w:webHidden/>
          </w:rPr>
        </w:r>
        <w:r w:rsidR="005C7531">
          <w:rPr>
            <w:webHidden/>
          </w:rPr>
          <w:fldChar w:fldCharType="separate"/>
        </w:r>
        <w:r w:rsidR="005C7531">
          <w:rPr>
            <w:webHidden/>
          </w:rPr>
          <w:t>130</w:t>
        </w:r>
        <w:r w:rsidR="005C7531">
          <w:rPr>
            <w:webHidden/>
          </w:rPr>
          <w:fldChar w:fldCharType="end"/>
        </w:r>
      </w:hyperlink>
    </w:p>
    <w:p w14:paraId="088D0F9A" w14:textId="4AD7EC52" w:rsidR="005C7531" w:rsidRDefault="00000000">
      <w:pPr>
        <w:pStyle w:val="TOC1"/>
        <w:rPr>
          <w:rFonts w:asciiTheme="minorHAnsi" w:eastAsiaTheme="minorEastAsia" w:hAnsiTheme="minorHAnsi" w:cstheme="minorBidi"/>
          <w:color w:val="auto"/>
        </w:rPr>
      </w:pPr>
      <w:hyperlink w:anchor="_Toc50719359" w:history="1">
        <w:r w:rsidR="005C7531" w:rsidRPr="00AD43E6">
          <w:rPr>
            <w:rStyle w:val="Hyperlink"/>
          </w:rPr>
          <w:t>Appendix 3. Data quality</w:t>
        </w:r>
        <w:r w:rsidR="005C7531">
          <w:rPr>
            <w:webHidden/>
          </w:rPr>
          <w:tab/>
        </w:r>
        <w:r w:rsidR="005C7531">
          <w:rPr>
            <w:webHidden/>
          </w:rPr>
          <w:fldChar w:fldCharType="begin"/>
        </w:r>
        <w:r w:rsidR="005C7531">
          <w:rPr>
            <w:webHidden/>
          </w:rPr>
          <w:instrText xml:space="preserve"> PAGEREF _Toc50719359 \h </w:instrText>
        </w:r>
        <w:r w:rsidR="005C7531">
          <w:rPr>
            <w:webHidden/>
          </w:rPr>
        </w:r>
        <w:r w:rsidR="005C7531">
          <w:rPr>
            <w:webHidden/>
          </w:rPr>
          <w:fldChar w:fldCharType="separate"/>
        </w:r>
        <w:r w:rsidR="005C7531">
          <w:rPr>
            <w:webHidden/>
          </w:rPr>
          <w:t>131</w:t>
        </w:r>
        <w:r w:rsidR="005C7531">
          <w:rPr>
            <w:webHidden/>
          </w:rPr>
          <w:fldChar w:fldCharType="end"/>
        </w:r>
      </w:hyperlink>
    </w:p>
    <w:p w14:paraId="269C31BB" w14:textId="79CA16D5" w:rsidR="005C7531" w:rsidRDefault="00000000">
      <w:pPr>
        <w:pStyle w:val="TOC1"/>
        <w:rPr>
          <w:rFonts w:asciiTheme="minorHAnsi" w:eastAsiaTheme="minorEastAsia" w:hAnsiTheme="minorHAnsi" w:cstheme="minorBidi"/>
          <w:color w:val="auto"/>
        </w:rPr>
      </w:pPr>
      <w:hyperlink w:anchor="_Toc50719360" w:history="1">
        <w:r w:rsidR="005C7531" w:rsidRPr="00AD43E6">
          <w:rPr>
            <w:rStyle w:val="Hyperlink"/>
          </w:rPr>
          <w:t>Appendix 4. Abbreviated Women’s Empowerment in Agriculture Index adequacy criteria and fact sheet</w:t>
        </w:r>
        <w:r w:rsidR="005C7531">
          <w:rPr>
            <w:webHidden/>
          </w:rPr>
          <w:tab/>
        </w:r>
        <w:r w:rsidR="005C7531">
          <w:rPr>
            <w:webHidden/>
          </w:rPr>
          <w:fldChar w:fldCharType="begin"/>
        </w:r>
        <w:r w:rsidR="005C7531">
          <w:rPr>
            <w:webHidden/>
          </w:rPr>
          <w:instrText xml:space="preserve"> PAGEREF _Toc50719360 \h </w:instrText>
        </w:r>
        <w:r w:rsidR="005C7531">
          <w:rPr>
            <w:webHidden/>
          </w:rPr>
        </w:r>
        <w:r w:rsidR="005C7531">
          <w:rPr>
            <w:webHidden/>
          </w:rPr>
          <w:fldChar w:fldCharType="separate"/>
        </w:r>
        <w:r w:rsidR="005C7531">
          <w:rPr>
            <w:webHidden/>
          </w:rPr>
          <w:t>140</w:t>
        </w:r>
        <w:r w:rsidR="005C7531">
          <w:rPr>
            <w:webHidden/>
          </w:rPr>
          <w:fldChar w:fldCharType="end"/>
        </w:r>
      </w:hyperlink>
    </w:p>
    <w:p w14:paraId="512CA1E8" w14:textId="48652FDC" w:rsidR="005C7531" w:rsidRDefault="00000000">
      <w:pPr>
        <w:pStyle w:val="TOC2"/>
        <w:rPr>
          <w:rFonts w:asciiTheme="minorHAnsi" w:eastAsiaTheme="minorEastAsia" w:hAnsiTheme="minorHAnsi" w:cstheme="minorBidi"/>
          <w:color w:val="auto"/>
        </w:rPr>
      </w:pPr>
      <w:hyperlink w:anchor="_Toc50719361" w:history="1">
        <w:r w:rsidR="005C7531" w:rsidRPr="00AD43E6">
          <w:rPr>
            <w:rStyle w:val="Hyperlink"/>
          </w:rPr>
          <w:t>A4.1</w:t>
        </w:r>
        <w:r w:rsidR="005C7531">
          <w:rPr>
            <w:rFonts w:asciiTheme="minorHAnsi" w:eastAsiaTheme="minorEastAsia" w:hAnsiTheme="minorHAnsi" w:cstheme="minorBidi"/>
            <w:color w:val="auto"/>
          </w:rPr>
          <w:tab/>
        </w:r>
        <w:r w:rsidR="005C7531" w:rsidRPr="00AD43E6">
          <w:rPr>
            <w:rStyle w:val="Hyperlink"/>
          </w:rPr>
          <w:t>Criteria for achieving adequacy for A-WEAI indicators</w:t>
        </w:r>
        <w:r w:rsidR="005C7531">
          <w:rPr>
            <w:webHidden/>
          </w:rPr>
          <w:tab/>
        </w:r>
        <w:r w:rsidR="005C7531">
          <w:rPr>
            <w:webHidden/>
          </w:rPr>
          <w:fldChar w:fldCharType="begin"/>
        </w:r>
        <w:r w:rsidR="005C7531">
          <w:rPr>
            <w:webHidden/>
          </w:rPr>
          <w:instrText xml:space="preserve"> PAGEREF _Toc50719361 \h </w:instrText>
        </w:r>
        <w:r w:rsidR="005C7531">
          <w:rPr>
            <w:webHidden/>
          </w:rPr>
        </w:r>
        <w:r w:rsidR="005C7531">
          <w:rPr>
            <w:webHidden/>
          </w:rPr>
          <w:fldChar w:fldCharType="separate"/>
        </w:r>
        <w:r w:rsidR="005C7531">
          <w:rPr>
            <w:webHidden/>
          </w:rPr>
          <w:t>140</w:t>
        </w:r>
        <w:r w:rsidR="005C7531">
          <w:rPr>
            <w:webHidden/>
          </w:rPr>
          <w:fldChar w:fldCharType="end"/>
        </w:r>
      </w:hyperlink>
    </w:p>
    <w:p w14:paraId="384C2C5B" w14:textId="5F81AB8A" w:rsidR="005C7531" w:rsidRDefault="00000000">
      <w:pPr>
        <w:pStyle w:val="TOC2"/>
        <w:rPr>
          <w:rFonts w:asciiTheme="minorHAnsi" w:eastAsiaTheme="minorEastAsia" w:hAnsiTheme="minorHAnsi" w:cstheme="minorBidi"/>
          <w:color w:val="auto"/>
        </w:rPr>
      </w:pPr>
      <w:hyperlink w:anchor="_Toc50719362" w:history="1">
        <w:r w:rsidR="005C7531" w:rsidRPr="00AD43E6">
          <w:rPr>
            <w:rStyle w:val="Hyperlink"/>
          </w:rPr>
          <w:t>A4.2</w:t>
        </w:r>
        <w:r w:rsidR="005C7531">
          <w:rPr>
            <w:rFonts w:asciiTheme="minorHAnsi" w:eastAsiaTheme="minorEastAsia" w:hAnsiTheme="minorHAnsi" w:cstheme="minorBidi"/>
            <w:color w:val="auto"/>
          </w:rPr>
          <w:tab/>
        </w:r>
        <w:r w:rsidR="005C7531" w:rsidRPr="00AD43E6">
          <w:rPr>
            <w:rStyle w:val="Hyperlink"/>
          </w:rPr>
          <w:t>[</w:t>
        </w:r>
        <w:r w:rsidR="005C7531" w:rsidRPr="00AD43E6">
          <w:rPr>
            <w:rStyle w:val="Hyperlink"/>
            <w:highlight w:val="yellow"/>
          </w:rPr>
          <w:t>COUNTRY</w:t>
        </w:r>
        <w:r w:rsidR="005C7531" w:rsidRPr="00AD43E6">
          <w:rPr>
            <w:rStyle w:val="Hyperlink"/>
          </w:rPr>
          <w:t>] Abbreviated Women’s Empowerment in Agriculture Index data fact sheet</w:t>
        </w:r>
        <w:r w:rsidR="005C7531">
          <w:rPr>
            <w:webHidden/>
          </w:rPr>
          <w:tab/>
        </w:r>
        <w:r w:rsidR="005C7531">
          <w:rPr>
            <w:webHidden/>
          </w:rPr>
          <w:fldChar w:fldCharType="begin"/>
        </w:r>
        <w:r w:rsidR="005C7531">
          <w:rPr>
            <w:webHidden/>
          </w:rPr>
          <w:instrText xml:space="preserve"> PAGEREF _Toc50719362 \h </w:instrText>
        </w:r>
        <w:r w:rsidR="005C7531">
          <w:rPr>
            <w:webHidden/>
          </w:rPr>
        </w:r>
        <w:r w:rsidR="005C7531">
          <w:rPr>
            <w:webHidden/>
          </w:rPr>
          <w:fldChar w:fldCharType="separate"/>
        </w:r>
        <w:r w:rsidR="005C7531">
          <w:rPr>
            <w:webHidden/>
          </w:rPr>
          <w:t>144</w:t>
        </w:r>
        <w:r w:rsidR="005C7531">
          <w:rPr>
            <w:webHidden/>
          </w:rPr>
          <w:fldChar w:fldCharType="end"/>
        </w:r>
      </w:hyperlink>
    </w:p>
    <w:p w14:paraId="5D4E6830" w14:textId="133C3073" w:rsidR="005C7531" w:rsidRDefault="00000000">
      <w:pPr>
        <w:pStyle w:val="TOC3"/>
        <w:rPr>
          <w:rFonts w:asciiTheme="minorHAnsi" w:eastAsiaTheme="minorEastAsia" w:hAnsiTheme="minorHAnsi" w:cstheme="minorBidi"/>
          <w:color w:val="auto"/>
        </w:rPr>
      </w:pPr>
      <w:hyperlink w:anchor="_Toc50719363" w:history="1">
        <w:r w:rsidR="005C7531" w:rsidRPr="00AD43E6">
          <w:rPr>
            <w:rStyle w:val="Hyperlink"/>
          </w:rPr>
          <w:t>Key findings</w:t>
        </w:r>
        <w:r w:rsidR="005C7531">
          <w:rPr>
            <w:webHidden/>
          </w:rPr>
          <w:tab/>
        </w:r>
        <w:r w:rsidR="005C7531">
          <w:rPr>
            <w:webHidden/>
          </w:rPr>
          <w:fldChar w:fldCharType="begin"/>
        </w:r>
        <w:r w:rsidR="005C7531">
          <w:rPr>
            <w:webHidden/>
          </w:rPr>
          <w:instrText xml:space="preserve"> PAGEREF _Toc50719363 \h </w:instrText>
        </w:r>
        <w:r w:rsidR="005C7531">
          <w:rPr>
            <w:webHidden/>
          </w:rPr>
        </w:r>
        <w:r w:rsidR="005C7531">
          <w:rPr>
            <w:webHidden/>
          </w:rPr>
          <w:fldChar w:fldCharType="separate"/>
        </w:r>
        <w:r w:rsidR="005C7531">
          <w:rPr>
            <w:webHidden/>
          </w:rPr>
          <w:t>144</w:t>
        </w:r>
        <w:r w:rsidR="005C7531">
          <w:rPr>
            <w:webHidden/>
          </w:rPr>
          <w:fldChar w:fldCharType="end"/>
        </w:r>
      </w:hyperlink>
    </w:p>
    <w:p w14:paraId="23FFDE11" w14:textId="494BB920" w:rsidR="005C7531" w:rsidRDefault="00000000">
      <w:pPr>
        <w:pStyle w:val="TOC3"/>
        <w:rPr>
          <w:rFonts w:asciiTheme="minorHAnsi" w:eastAsiaTheme="minorEastAsia" w:hAnsiTheme="minorHAnsi" w:cstheme="minorBidi"/>
          <w:color w:val="auto"/>
        </w:rPr>
      </w:pPr>
      <w:hyperlink w:anchor="_Toc50719364" w:history="1">
        <w:r w:rsidR="005C7531" w:rsidRPr="00AD43E6">
          <w:rPr>
            <w:rStyle w:val="Hyperlink"/>
          </w:rPr>
          <w:t>Sample</w:t>
        </w:r>
        <w:r w:rsidR="005C7531">
          <w:rPr>
            <w:webHidden/>
          </w:rPr>
          <w:tab/>
        </w:r>
        <w:r w:rsidR="005C7531">
          <w:rPr>
            <w:webHidden/>
          </w:rPr>
          <w:fldChar w:fldCharType="begin"/>
        </w:r>
        <w:r w:rsidR="005C7531">
          <w:rPr>
            <w:webHidden/>
          </w:rPr>
          <w:instrText xml:space="preserve"> PAGEREF _Toc50719364 \h </w:instrText>
        </w:r>
        <w:r w:rsidR="005C7531">
          <w:rPr>
            <w:webHidden/>
          </w:rPr>
        </w:r>
        <w:r w:rsidR="005C7531">
          <w:rPr>
            <w:webHidden/>
          </w:rPr>
          <w:fldChar w:fldCharType="separate"/>
        </w:r>
        <w:r w:rsidR="005C7531">
          <w:rPr>
            <w:webHidden/>
          </w:rPr>
          <w:t>144</w:t>
        </w:r>
        <w:r w:rsidR="005C7531">
          <w:rPr>
            <w:webHidden/>
          </w:rPr>
          <w:fldChar w:fldCharType="end"/>
        </w:r>
      </w:hyperlink>
    </w:p>
    <w:p w14:paraId="29F709D8" w14:textId="1B668B78" w:rsidR="005C7531" w:rsidRDefault="00000000">
      <w:pPr>
        <w:pStyle w:val="TOC3"/>
        <w:rPr>
          <w:rFonts w:asciiTheme="minorHAnsi" w:eastAsiaTheme="minorEastAsia" w:hAnsiTheme="minorHAnsi" w:cstheme="minorBidi"/>
          <w:color w:val="auto"/>
        </w:rPr>
      </w:pPr>
      <w:hyperlink w:anchor="_Toc50719365" w:history="1">
        <w:r w:rsidR="005C7531" w:rsidRPr="00AD43E6">
          <w:rPr>
            <w:rStyle w:val="Hyperlink"/>
          </w:rPr>
          <w:t xml:space="preserve">WEAI score </w:t>
        </w:r>
        <w:r w:rsidR="005C7531">
          <w:rPr>
            <w:webHidden/>
          </w:rPr>
          <w:tab/>
        </w:r>
        <w:r w:rsidR="005C7531">
          <w:rPr>
            <w:webHidden/>
          </w:rPr>
          <w:fldChar w:fldCharType="begin"/>
        </w:r>
        <w:r w:rsidR="005C7531">
          <w:rPr>
            <w:webHidden/>
          </w:rPr>
          <w:instrText xml:space="preserve"> PAGEREF _Toc50719365 \h </w:instrText>
        </w:r>
        <w:r w:rsidR="005C7531">
          <w:rPr>
            <w:webHidden/>
          </w:rPr>
        </w:r>
        <w:r w:rsidR="005C7531">
          <w:rPr>
            <w:webHidden/>
          </w:rPr>
          <w:fldChar w:fldCharType="separate"/>
        </w:r>
        <w:r w:rsidR="005C7531">
          <w:rPr>
            <w:webHidden/>
          </w:rPr>
          <w:t>144</w:t>
        </w:r>
        <w:r w:rsidR="005C7531">
          <w:rPr>
            <w:webHidden/>
          </w:rPr>
          <w:fldChar w:fldCharType="end"/>
        </w:r>
      </w:hyperlink>
    </w:p>
    <w:p w14:paraId="05416AE1" w14:textId="2FB405A1" w:rsidR="005C7531" w:rsidRDefault="00000000">
      <w:pPr>
        <w:pStyle w:val="TOC3"/>
        <w:rPr>
          <w:rFonts w:asciiTheme="minorHAnsi" w:eastAsiaTheme="minorEastAsia" w:hAnsiTheme="minorHAnsi" w:cstheme="minorBidi"/>
          <w:color w:val="auto"/>
        </w:rPr>
      </w:pPr>
      <w:hyperlink w:anchor="_Toc50719366" w:history="1">
        <w:r w:rsidR="005C7531" w:rsidRPr="00AD43E6">
          <w:rPr>
            <w:rStyle w:val="Hyperlink"/>
          </w:rPr>
          <w:t xml:space="preserve">5DE score </w:t>
        </w:r>
        <w:r w:rsidR="005C7531">
          <w:rPr>
            <w:webHidden/>
          </w:rPr>
          <w:tab/>
        </w:r>
        <w:r w:rsidR="005C7531">
          <w:rPr>
            <w:webHidden/>
          </w:rPr>
          <w:fldChar w:fldCharType="begin"/>
        </w:r>
        <w:r w:rsidR="005C7531">
          <w:rPr>
            <w:webHidden/>
          </w:rPr>
          <w:instrText xml:space="preserve"> PAGEREF _Toc50719366 \h </w:instrText>
        </w:r>
        <w:r w:rsidR="005C7531">
          <w:rPr>
            <w:webHidden/>
          </w:rPr>
        </w:r>
        <w:r w:rsidR="005C7531">
          <w:rPr>
            <w:webHidden/>
          </w:rPr>
          <w:fldChar w:fldCharType="separate"/>
        </w:r>
        <w:r w:rsidR="005C7531">
          <w:rPr>
            <w:webHidden/>
          </w:rPr>
          <w:t>144</w:t>
        </w:r>
        <w:r w:rsidR="005C7531">
          <w:rPr>
            <w:webHidden/>
          </w:rPr>
          <w:fldChar w:fldCharType="end"/>
        </w:r>
      </w:hyperlink>
    </w:p>
    <w:p w14:paraId="39ADF130" w14:textId="57DFAF5A" w:rsidR="005C7531" w:rsidRDefault="00000000">
      <w:pPr>
        <w:pStyle w:val="TOC3"/>
        <w:rPr>
          <w:rFonts w:asciiTheme="minorHAnsi" w:eastAsiaTheme="minorEastAsia" w:hAnsiTheme="minorHAnsi" w:cstheme="minorBidi"/>
          <w:color w:val="auto"/>
        </w:rPr>
      </w:pPr>
      <w:hyperlink w:anchor="_Toc50719367" w:history="1">
        <w:r w:rsidR="005C7531" w:rsidRPr="00AD43E6">
          <w:rPr>
            <w:rStyle w:val="Hyperlink"/>
          </w:rPr>
          <w:t>GPI score</w:t>
        </w:r>
        <w:r w:rsidR="005C7531">
          <w:rPr>
            <w:webHidden/>
          </w:rPr>
          <w:tab/>
        </w:r>
        <w:r w:rsidR="005C7531">
          <w:rPr>
            <w:webHidden/>
          </w:rPr>
          <w:fldChar w:fldCharType="begin"/>
        </w:r>
        <w:r w:rsidR="005C7531">
          <w:rPr>
            <w:webHidden/>
          </w:rPr>
          <w:instrText xml:space="preserve"> PAGEREF _Toc50719367 \h </w:instrText>
        </w:r>
        <w:r w:rsidR="005C7531">
          <w:rPr>
            <w:webHidden/>
          </w:rPr>
        </w:r>
        <w:r w:rsidR="005C7531">
          <w:rPr>
            <w:webHidden/>
          </w:rPr>
          <w:fldChar w:fldCharType="separate"/>
        </w:r>
        <w:r w:rsidR="005C7531">
          <w:rPr>
            <w:webHidden/>
          </w:rPr>
          <w:t>144</w:t>
        </w:r>
        <w:r w:rsidR="005C7531">
          <w:rPr>
            <w:webHidden/>
          </w:rPr>
          <w:fldChar w:fldCharType="end"/>
        </w:r>
      </w:hyperlink>
    </w:p>
    <w:p w14:paraId="610A81CC" w14:textId="7BF4E654" w:rsidR="005C7531" w:rsidRDefault="00000000">
      <w:pPr>
        <w:pStyle w:val="TOC3"/>
        <w:rPr>
          <w:rFonts w:asciiTheme="minorHAnsi" w:eastAsiaTheme="minorEastAsia" w:hAnsiTheme="minorHAnsi" w:cstheme="minorBidi"/>
          <w:color w:val="auto"/>
        </w:rPr>
      </w:pPr>
      <w:hyperlink w:anchor="_Toc50719368" w:history="1">
        <w:r w:rsidR="005C7531" w:rsidRPr="00AD43E6">
          <w:rPr>
            <w:rStyle w:val="Hyperlink"/>
          </w:rPr>
          <w:t>Top contributors to disempowerment</w:t>
        </w:r>
        <w:r w:rsidR="005C7531">
          <w:rPr>
            <w:webHidden/>
          </w:rPr>
          <w:tab/>
        </w:r>
        <w:r w:rsidR="005C7531">
          <w:rPr>
            <w:webHidden/>
          </w:rPr>
          <w:fldChar w:fldCharType="begin"/>
        </w:r>
        <w:r w:rsidR="005C7531">
          <w:rPr>
            <w:webHidden/>
          </w:rPr>
          <w:instrText xml:space="preserve"> PAGEREF _Toc50719368 \h </w:instrText>
        </w:r>
        <w:r w:rsidR="005C7531">
          <w:rPr>
            <w:webHidden/>
          </w:rPr>
        </w:r>
        <w:r w:rsidR="005C7531">
          <w:rPr>
            <w:webHidden/>
          </w:rPr>
          <w:fldChar w:fldCharType="separate"/>
        </w:r>
        <w:r w:rsidR="005C7531">
          <w:rPr>
            <w:webHidden/>
          </w:rPr>
          <w:t>144</w:t>
        </w:r>
        <w:r w:rsidR="005C7531">
          <w:rPr>
            <w:webHidden/>
          </w:rPr>
          <w:fldChar w:fldCharType="end"/>
        </w:r>
      </w:hyperlink>
    </w:p>
    <w:p w14:paraId="6B225443" w14:textId="421C9D0B" w:rsidR="005C7531" w:rsidRDefault="00000000">
      <w:pPr>
        <w:pStyle w:val="TOC3"/>
        <w:rPr>
          <w:rFonts w:asciiTheme="minorHAnsi" w:eastAsiaTheme="minorEastAsia" w:hAnsiTheme="minorHAnsi" w:cstheme="minorBidi"/>
          <w:color w:val="auto"/>
        </w:rPr>
      </w:pPr>
      <w:hyperlink w:anchor="_Toc50719369" w:history="1">
        <w:r w:rsidR="005C7531" w:rsidRPr="00AD43E6">
          <w:rPr>
            <w:rStyle w:val="Hyperlink"/>
          </w:rPr>
          <w:t>WEAI application in programming</w:t>
        </w:r>
        <w:r w:rsidR="005C7531">
          <w:rPr>
            <w:webHidden/>
          </w:rPr>
          <w:tab/>
        </w:r>
        <w:r w:rsidR="005C7531">
          <w:rPr>
            <w:webHidden/>
          </w:rPr>
          <w:fldChar w:fldCharType="begin"/>
        </w:r>
        <w:r w:rsidR="005C7531">
          <w:rPr>
            <w:webHidden/>
          </w:rPr>
          <w:instrText xml:space="preserve"> PAGEREF _Toc50719369 \h </w:instrText>
        </w:r>
        <w:r w:rsidR="005C7531">
          <w:rPr>
            <w:webHidden/>
          </w:rPr>
        </w:r>
        <w:r w:rsidR="005C7531">
          <w:rPr>
            <w:webHidden/>
          </w:rPr>
          <w:fldChar w:fldCharType="separate"/>
        </w:r>
        <w:r w:rsidR="005C7531">
          <w:rPr>
            <w:webHidden/>
          </w:rPr>
          <w:t>144</w:t>
        </w:r>
        <w:r w:rsidR="005C7531">
          <w:rPr>
            <w:webHidden/>
          </w:rPr>
          <w:fldChar w:fldCharType="end"/>
        </w:r>
      </w:hyperlink>
    </w:p>
    <w:p w14:paraId="1F07706C" w14:textId="053412B5" w:rsidR="005C7531" w:rsidRDefault="00000000">
      <w:pPr>
        <w:pStyle w:val="TOC3"/>
        <w:rPr>
          <w:rFonts w:asciiTheme="minorHAnsi" w:eastAsiaTheme="minorEastAsia" w:hAnsiTheme="minorHAnsi" w:cstheme="minorBidi"/>
          <w:color w:val="auto"/>
        </w:rPr>
      </w:pPr>
      <w:hyperlink w:anchor="_Toc50719370" w:history="1">
        <w:r w:rsidR="005C7531" w:rsidRPr="00AD43E6">
          <w:rPr>
            <w:rStyle w:val="Hyperlink"/>
          </w:rPr>
          <w:t xml:space="preserve">WEAI research </w:t>
        </w:r>
        <w:r w:rsidR="005C7531">
          <w:rPr>
            <w:webHidden/>
          </w:rPr>
          <w:tab/>
        </w:r>
        <w:r w:rsidR="005C7531">
          <w:rPr>
            <w:webHidden/>
          </w:rPr>
          <w:fldChar w:fldCharType="begin"/>
        </w:r>
        <w:r w:rsidR="005C7531">
          <w:rPr>
            <w:webHidden/>
          </w:rPr>
          <w:instrText xml:space="preserve"> PAGEREF _Toc50719370 \h </w:instrText>
        </w:r>
        <w:r w:rsidR="005C7531">
          <w:rPr>
            <w:webHidden/>
          </w:rPr>
        </w:r>
        <w:r w:rsidR="005C7531">
          <w:rPr>
            <w:webHidden/>
          </w:rPr>
          <w:fldChar w:fldCharType="separate"/>
        </w:r>
        <w:r w:rsidR="005C7531">
          <w:rPr>
            <w:webHidden/>
          </w:rPr>
          <w:t>145</w:t>
        </w:r>
        <w:r w:rsidR="005C7531">
          <w:rPr>
            <w:webHidden/>
          </w:rPr>
          <w:fldChar w:fldCharType="end"/>
        </w:r>
      </w:hyperlink>
    </w:p>
    <w:p w14:paraId="24F88D19" w14:textId="7B70B03B"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6" w:name="_Toc22897145"/>
      <w:bookmarkStart w:id="17" w:name="_Toc50719250"/>
      <w:r w:rsidRPr="00FC65C5">
        <w:lastRenderedPageBreak/>
        <w:t>List of t</w:t>
      </w:r>
      <w:r w:rsidR="005659F3" w:rsidRPr="00FC65C5">
        <w:t>ables</w:t>
      </w:r>
      <w:bookmarkStart w:id="18" w:name="_Toc400542592"/>
      <w:bookmarkStart w:id="19" w:name="_Toc414874479"/>
      <w:bookmarkEnd w:id="16"/>
      <w:bookmarkEnd w:id="17"/>
    </w:p>
    <w:p w14:paraId="5D887E82" w14:textId="270A6E75" w:rsidR="00CF4B14"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50719153" w:history="1">
        <w:r w:rsidR="00CF4B14" w:rsidRPr="009F1CA7">
          <w:rPr>
            <w:rStyle w:val="Hyperlink"/>
          </w:rPr>
          <w:t>Table ES1: Feed the Future Phase One ZOI Indicator Estimates, by Key Disaggregates: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_Toc50719153 \h </w:instrText>
        </w:r>
        <w:r w:rsidR="00CF4B14">
          <w:rPr>
            <w:webHidden/>
          </w:rPr>
        </w:r>
        <w:r w:rsidR="00CF4B14">
          <w:rPr>
            <w:webHidden/>
          </w:rPr>
          <w:fldChar w:fldCharType="separate"/>
        </w:r>
        <w:r w:rsidR="00CF4B14">
          <w:rPr>
            <w:webHidden/>
          </w:rPr>
          <w:t>xiv</w:t>
        </w:r>
        <w:r w:rsidR="00CF4B14">
          <w:rPr>
            <w:webHidden/>
          </w:rPr>
          <w:fldChar w:fldCharType="end"/>
        </w:r>
      </w:hyperlink>
    </w:p>
    <w:p w14:paraId="586A366A" w14:textId="2D8C8809" w:rsidR="00CF4B14" w:rsidRDefault="00000000">
      <w:pPr>
        <w:pStyle w:val="TOC1"/>
        <w:rPr>
          <w:rFonts w:asciiTheme="minorHAnsi" w:eastAsiaTheme="minorEastAsia" w:hAnsiTheme="minorHAnsi" w:cstheme="minorBidi"/>
          <w:color w:val="auto"/>
        </w:rPr>
      </w:pPr>
      <w:hyperlink w:anchor="_Toc50719154" w:history="1">
        <w:r w:rsidR="00CF4B14" w:rsidRPr="009F1CA7">
          <w:rPr>
            <w:rStyle w:val="Hyperlink"/>
          </w:rPr>
          <w:t>Table ES2: Feed the Future Phase One ZOI Survey Endline Assessment Secondary Data Sources</w:t>
        </w:r>
        <w:r w:rsidR="00CF4B14">
          <w:rPr>
            <w:webHidden/>
          </w:rPr>
          <w:tab/>
        </w:r>
        <w:r w:rsidR="00CF4B14">
          <w:rPr>
            <w:webHidden/>
          </w:rPr>
          <w:fldChar w:fldCharType="begin"/>
        </w:r>
        <w:r w:rsidR="00CF4B14">
          <w:rPr>
            <w:webHidden/>
          </w:rPr>
          <w:instrText xml:space="preserve"> PAGEREF _Toc50719154 \h </w:instrText>
        </w:r>
        <w:r w:rsidR="00CF4B14">
          <w:rPr>
            <w:webHidden/>
          </w:rPr>
        </w:r>
        <w:r w:rsidR="00CF4B14">
          <w:rPr>
            <w:webHidden/>
          </w:rPr>
          <w:fldChar w:fldCharType="separate"/>
        </w:r>
        <w:r w:rsidR="00CF4B14">
          <w:rPr>
            <w:webHidden/>
          </w:rPr>
          <w:t>xvi</w:t>
        </w:r>
        <w:r w:rsidR="00CF4B14">
          <w:rPr>
            <w:webHidden/>
          </w:rPr>
          <w:fldChar w:fldCharType="end"/>
        </w:r>
      </w:hyperlink>
    </w:p>
    <w:p w14:paraId="7DB65DA4" w14:textId="4636A63E" w:rsidR="00CF4B14" w:rsidRDefault="00000000">
      <w:pPr>
        <w:pStyle w:val="TOC1"/>
        <w:rPr>
          <w:rFonts w:asciiTheme="minorHAnsi" w:eastAsiaTheme="minorEastAsia" w:hAnsiTheme="minorHAnsi" w:cstheme="minorBidi"/>
          <w:color w:val="auto"/>
        </w:rPr>
      </w:pPr>
      <w:hyperlink w:anchor="_Toc50719155" w:history="1">
        <w:r w:rsidR="00CF4B14" w:rsidRPr="009F1CA7">
          <w:rPr>
            <w:rStyle w:val="Hyperlink"/>
          </w:rPr>
          <w:t>Table 1.2.1: Population of Individuals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Year(s)</w:t>
        </w:r>
        <w:r w:rsidR="00CF4B14" w:rsidRPr="009F1CA7">
          <w:rPr>
            <w:rStyle w:val="Hyperlink"/>
          </w:rPr>
          <w:t>]-[</w:t>
        </w:r>
        <w:r w:rsidR="00CF4B14" w:rsidRPr="009F1CA7">
          <w:rPr>
            <w:rStyle w:val="Hyperlink"/>
            <w:highlight w:val="yellow"/>
          </w:rPr>
          <w:t>Endline Year(s)</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_Toc50719155 \h </w:instrText>
        </w:r>
        <w:r w:rsidR="00CF4B14">
          <w:rPr>
            <w:webHidden/>
          </w:rPr>
        </w:r>
        <w:r w:rsidR="00CF4B14">
          <w:rPr>
            <w:webHidden/>
          </w:rPr>
          <w:fldChar w:fldCharType="separate"/>
        </w:r>
        <w:r w:rsidR="00CF4B14">
          <w:rPr>
            <w:webHidden/>
          </w:rPr>
          <w:t>2</w:t>
        </w:r>
        <w:r w:rsidR="00CF4B14">
          <w:rPr>
            <w:webHidden/>
          </w:rPr>
          <w:fldChar w:fldCharType="end"/>
        </w:r>
      </w:hyperlink>
    </w:p>
    <w:p w14:paraId="58335450" w14:textId="5873EF8F" w:rsidR="00CF4B14" w:rsidRDefault="00000000">
      <w:pPr>
        <w:pStyle w:val="TOC1"/>
        <w:rPr>
          <w:rFonts w:asciiTheme="minorHAnsi" w:eastAsiaTheme="minorEastAsia" w:hAnsiTheme="minorHAnsi" w:cstheme="minorBidi"/>
          <w:color w:val="auto"/>
        </w:rPr>
      </w:pPr>
      <w:hyperlink w:anchor="_Toc50719156" w:history="1">
        <w:r w:rsidR="00CF4B14" w:rsidRPr="009F1CA7">
          <w:rPr>
            <w:rStyle w:val="Hyperlink"/>
          </w:rPr>
          <w:t>Table 1.2.2: Number of Households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_Toc50719156 \h </w:instrText>
        </w:r>
        <w:r w:rsidR="00CF4B14">
          <w:rPr>
            <w:webHidden/>
          </w:rPr>
        </w:r>
        <w:r w:rsidR="00CF4B14">
          <w:rPr>
            <w:webHidden/>
          </w:rPr>
          <w:fldChar w:fldCharType="separate"/>
        </w:r>
        <w:r w:rsidR="00CF4B14">
          <w:rPr>
            <w:webHidden/>
          </w:rPr>
          <w:t>3</w:t>
        </w:r>
        <w:r w:rsidR="00CF4B14">
          <w:rPr>
            <w:webHidden/>
          </w:rPr>
          <w:fldChar w:fldCharType="end"/>
        </w:r>
      </w:hyperlink>
    </w:p>
    <w:p w14:paraId="44366518" w14:textId="54FA6121" w:rsidR="00CF4B14" w:rsidRDefault="00000000">
      <w:pPr>
        <w:pStyle w:val="TOC1"/>
        <w:rPr>
          <w:rFonts w:asciiTheme="minorHAnsi" w:eastAsiaTheme="minorEastAsia" w:hAnsiTheme="minorHAnsi" w:cstheme="minorBidi"/>
          <w:color w:val="auto"/>
        </w:rPr>
      </w:pPr>
      <w:hyperlink w:anchor="_Toc50719157" w:history="1">
        <w:r w:rsidR="00CF4B14" w:rsidRPr="009F1CA7">
          <w:rPr>
            <w:rStyle w:val="Hyperlink"/>
          </w:rPr>
          <w:t>Table 2.1.1: Feed the Future Phase One Baseline and Endline ZOI Indicator Data Sources and Dates of Data Collection</w:t>
        </w:r>
        <w:r w:rsidR="00CF4B14">
          <w:rPr>
            <w:webHidden/>
          </w:rPr>
          <w:tab/>
        </w:r>
        <w:r w:rsidR="00CF4B14">
          <w:rPr>
            <w:webHidden/>
          </w:rPr>
          <w:fldChar w:fldCharType="begin"/>
        </w:r>
        <w:r w:rsidR="00CF4B14">
          <w:rPr>
            <w:webHidden/>
          </w:rPr>
          <w:instrText xml:space="preserve"> PAGEREF _Toc50719157 \h </w:instrText>
        </w:r>
        <w:r w:rsidR="00CF4B14">
          <w:rPr>
            <w:webHidden/>
          </w:rPr>
        </w:r>
        <w:r w:rsidR="00CF4B14">
          <w:rPr>
            <w:webHidden/>
          </w:rPr>
          <w:fldChar w:fldCharType="separate"/>
        </w:r>
        <w:r w:rsidR="00CF4B14">
          <w:rPr>
            <w:webHidden/>
          </w:rPr>
          <w:t>5</w:t>
        </w:r>
        <w:r w:rsidR="00CF4B14">
          <w:rPr>
            <w:webHidden/>
          </w:rPr>
          <w:fldChar w:fldCharType="end"/>
        </w:r>
      </w:hyperlink>
    </w:p>
    <w:p w14:paraId="75D11000" w14:textId="413D2E3D" w:rsidR="00CF4B14" w:rsidRDefault="00000000">
      <w:pPr>
        <w:pStyle w:val="TOC1"/>
        <w:rPr>
          <w:rFonts w:asciiTheme="minorHAnsi" w:eastAsiaTheme="minorEastAsia" w:hAnsiTheme="minorHAnsi" w:cstheme="minorBidi"/>
          <w:color w:val="auto"/>
        </w:rPr>
      </w:pPr>
      <w:hyperlink w:anchor="_Toc50719158" w:history="1">
        <w:r w:rsidR="00CF4B14" w:rsidRPr="009F1CA7">
          <w:rPr>
            <w:rStyle w:val="Hyperlink"/>
          </w:rPr>
          <w:t>Table 2.1.2: Sample Sizes and Response Rates for Secondary Data Sources Used at Baseline</w:t>
        </w:r>
        <w:r w:rsidR="00CF4B14">
          <w:rPr>
            <w:webHidden/>
          </w:rPr>
          <w:tab/>
        </w:r>
        <w:r w:rsidR="00CF4B14">
          <w:rPr>
            <w:webHidden/>
          </w:rPr>
          <w:fldChar w:fldCharType="begin"/>
        </w:r>
        <w:r w:rsidR="00CF4B14">
          <w:rPr>
            <w:webHidden/>
          </w:rPr>
          <w:instrText xml:space="preserve"> PAGEREF _Toc50719158 \h </w:instrText>
        </w:r>
        <w:r w:rsidR="00CF4B14">
          <w:rPr>
            <w:webHidden/>
          </w:rPr>
        </w:r>
        <w:r w:rsidR="00CF4B14">
          <w:rPr>
            <w:webHidden/>
          </w:rPr>
          <w:fldChar w:fldCharType="separate"/>
        </w:r>
        <w:r w:rsidR="00CF4B14">
          <w:rPr>
            <w:webHidden/>
          </w:rPr>
          <w:t>6</w:t>
        </w:r>
        <w:r w:rsidR="00CF4B14">
          <w:rPr>
            <w:webHidden/>
          </w:rPr>
          <w:fldChar w:fldCharType="end"/>
        </w:r>
      </w:hyperlink>
    </w:p>
    <w:p w14:paraId="705FB85F" w14:textId="4481FDE6" w:rsidR="00CF4B14" w:rsidRDefault="00000000">
      <w:pPr>
        <w:pStyle w:val="TOC1"/>
        <w:rPr>
          <w:rFonts w:asciiTheme="minorHAnsi" w:eastAsiaTheme="minorEastAsia" w:hAnsiTheme="minorHAnsi" w:cstheme="minorBidi"/>
          <w:color w:val="auto"/>
        </w:rPr>
      </w:pPr>
      <w:hyperlink w:anchor="_Toc50719159" w:history="1">
        <w:r w:rsidR="00CF4B14" w:rsidRPr="009F1CA7">
          <w:rPr>
            <w:rStyle w:val="Hyperlink"/>
          </w:rPr>
          <w:t>Table 2.1.3: Comparison of Results of Household and Individual Interviews in the Phase One ZOI, in Total and by Residence, Feed the Future Phase One Baseline and Endline ZOI Surveys</w:t>
        </w:r>
        <w:r w:rsidR="00CF4B14">
          <w:rPr>
            <w:webHidden/>
          </w:rPr>
          <w:tab/>
        </w:r>
        <w:r w:rsidR="00CF4B14">
          <w:rPr>
            <w:webHidden/>
          </w:rPr>
          <w:fldChar w:fldCharType="begin"/>
        </w:r>
        <w:r w:rsidR="00CF4B14">
          <w:rPr>
            <w:webHidden/>
          </w:rPr>
          <w:instrText xml:space="preserve"> PAGEREF _Toc50719159 \h </w:instrText>
        </w:r>
        <w:r w:rsidR="00CF4B14">
          <w:rPr>
            <w:webHidden/>
          </w:rPr>
        </w:r>
        <w:r w:rsidR="00CF4B14">
          <w:rPr>
            <w:webHidden/>
          </w:rPr>
          <w:fldChar w:fldCharType="separate"/>
        </w:r>
        <w:r w:rsidR="00CF4B14">
          <w:rPr>
            <w:webHidden/>
          </w:rPr>
          <w:t>8</w:t>
        </w:r>
        <w:r w:rsidR="00CF4B14">
          <w:rPr>
            <w:webHidden/>
          </w:rPr>
          <w:fldChar w:fldCharType="end"/>
        </w:r>
      </w:hyperlink>
    </w:p>
    <w:p w14:paraId="233115C4" w14:textId="04A49D2C" w:rsidR="00CF4B14" w:rsidRDefault="00000000">
      <w:pPr>
        <w:pStyle w:val="TOC1"/>
        <w:rPr>
          <w:rFonts w:asciiTheme="minorHAnsi" w:eastAsiaTheme="minorEastAsia" w:hAnsiTheme="minorHAnsi" w:cstheme="minorBidi"/>
          <w:color w:val="auto"/>
        </w:rPr>
      </w:pPr>
      <w:hyperlink w:anchor="_Toc50719160" w:history="1">
        <w:r w:rsidR="00CF4B14" w:rsidRPr="009F1CA7">
          <w:rPr>
            <w:rStyle w:val="Hyperlink"/>
          </w:rPr>
          <w:t>Table 2.1.4: Sample Sizes and Response Rates for Secondary Data Sources Used at Endline</w:t>
        </w:r>
        <w:r w:rsidR="00CF4B14">
          <w:rPr>
            <w:webHidden/>
          </w:rPr>
          <w:tab/>
        </w:r>
        <w:r w:rsidR="00CF4B14">
          <w:rPr>
            <w:webHidden/>
          </w:rPr>
          <w:fldChar w:fldCharType="begin"/>
        </w:r>
        <w:r w:rsidR="00CF4B14">
          <w:rPr>
            <w:webHidden/>
          </w:rPr>
          <w:instrText xml:space="preserve"> PAGEREF _Toc50719160 \h </w:instrText>
        </w:r>
        <w:r w:rsidR="00CF4B14">
          <w:rPr>
            <w:webHidden/>
          </w:rPr>
        </w:r>
        <w:r w:rsidR="00CF4B14">
          <w:rPr>
            <w:webHidden/>
          </w:rPr>
          <w:fldChar w:fldCharType="separate"/>
        </w:r>
        <w:r w:rsidR="00CF4B14">
          <w:rPr>
            <w:webHidden/>
          </w:rPr>
          <w:t>9</w:t>
        </w:r>
        <w:r w:rsidR="00CF4B14">
          <w:rPr>
            <w:webHidden/>
          </w:rPr>
          <w:fldChar w:fldCharType="end"/>
        </w:r>
      </w:hyperlink>
    </w:p>
    <w:p w14:paraId="2D1CC06B" w14:textId="7CBE882F" w:rsidR="00CF4B14" w:rsidRDefault="00000000">
      <w:pPr>
        <w:pStyle w:val="TOC1"/>
        <w:rPr>
          <w:rFonts w:asciiTheme="minorHAnsi" w:eastAsiaTheme="minorEastAsia" w:hAnsiTheme="minorHAnsi" w:cstheme="minorBidi"/>
          <w:color w:val="auto"/>
        </w:rPr>
      </w:pPr>
      <w:hyperlink w:anchor="_Toc50719161" w:history="1">
        <w:r w:rsidR="00CF4B14" w:rsidRPr="009F1CA7">
          <w:rPr>
            <w:rStyle w:val="Hyperlink"/>
          </w:rPr>
          <w:t>Table 2.1.5: Season in which Data Collection Took Place for Feed the Future Phase One Baseline and Endline, by Indicator</w:t>
        </w:r>
        <w:r w:rsidR="00CF4B14">
          <w:rPr>
            <w:webHidden/>
          </w:rPr>
          <w:tab/>
        </w:r>
        <w:r w:rsidR="00CF4B14">
          <w:rPr>
            <w:webHidden/>
          </w:rPr>
          <w:fldChar w:fldCharType="begin"/>
        </w:r>
        <w:r w:rsidR="00CF4B14">
          <w:rPr>
            <w:webHidden/>
          </w:rPr>
          <w:instrText xml:space="preserve"> PAGEREF _Toc50719161 \h </w:instrText>
        </w:r>
        <w:r w:rsidR="00CF4B14">
          <w:rPr>
            <w:webHidden/>
          </w:rPr>
        </w:r>
        <w:r w:rsidR="00CF4B14">
          <w:rPr>
            <w:webHidden/>
          </w:rPr>
          <w:fldChar w:fldCharType="separate"/>
        </w:r>
        <w:r w:rsidR="00CF4B14">
          <w:rPr>
            <w:webHidden/>
          </w:rPr>
          <w:t>9</w:t>
        </w:r>
        <w:r w:rsidR="00CF4B14">
          <w:rPr>
            <w:webHidden/>
          </w:rPr>
          <w:fldChar w:fldCharType="end"/>
        </w:r>
      </w:hyperlink>
    </w:p>
    <w:p w14:paraId="430E95E6" w14:textId="2876FF9F" w:rsidR="00CF4B14" w:rsidRDefault="00000000">
      <w:pPr>
        <w:pStyle w:val="TOC1"/>
        <w:rPr>
          <w:rFonts w:asciiTheme="minorHAnsi" w:eastAsiaTheme="minorEastAsia" w:hAnsiTheme="minorHAnsi" w:cstheme="minorBidi"/>
          <w:color w:val="auto"/>
        </w:rPr>
      </w:pPr>
      <w:hyperlink w:anchor="_Toc50719162" w:history="1">
        <w:r w:rsidR="00CF4B14" w:rsidRPr="009F1CA7">
          <w:rPr>
            <w:rStyle w:val="Hyperlink"/>
          </w:rPr>
          <w:t>Table 3.1.1: Comparison of Household Demographic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_Toc50719162 \h </w:instrText>
        </w:r>
        <w:r w:rsidR="00CF4B14">
          <w:rPr>
            <w:webHidden/>
          </w:rPr>
        </w:r>
        <w:r w:rsidR="00CF4B14">
          <w:rPr>
            <w:webHidden/>
          </w:rPr>
          <w:fldChar w:fldCharType="separate"/>
        </w:r>
        <w:r w:rsidR="00CF4B14">
          <w:rPr>
            <w:webHidden/>
          </w:rPr>
          <w:t>15</w:t>
        </w:r>
        <w:r w:rsidR="00CF4B14">
          <w:rPr>
            <w:webHidden/>
          </w:rPr>
          <w:fldChar w:fldCharType="end"/>
        </w:r>
      </w:hyperlink>
    </w:p>
    <w:p w14:paraId="219967E8" w14:textId="004F5F8F" w:rsidR="00CF4B14" w:rsidRDefault="00000000">
      <w:pPr>
        <w:pStyle w:val="TOC1"/>
        <w:rPr>
          <w:rFonts w:asciiTheme="minorHAnsi" w:eastAsiaTheme="minorEastAsia" w:hAnsiTheme="minorHAnsi" w:cstheme="minorBidi"/>
          <w:color w:val="auto"/>
        </w:rPr>
      </w:pPr>
      <w:hyperlink w:anchor="_Toc50719163" w:history="1">
        <w:r w:rsidR="00CF4B14" w:rsidRPr="009F1CA7">
          <w:rPr>
            <w:rStyle w:val="Hyperlink"/>
          </w:rPr>
          <w:t>Table 3.1.2: Comparison of Characteristics of Primary Adult Female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_Toc50719163 \h </w:instrText>
        </w:r>
        <w:r w:rsidR="00CF4B14">
          <w:rPr>
            <w:webHidden/>
          </w:rPr>
        </w:r>
        <w:r w:rsidR="00CF4B14">
          <w:rPr>
            <w:webHidden/>
          </w:rPr>
          <w:fldChar w:fldCharType="separate"/>
        </w:r>
        <w:r w:rsidR="00CF4B14">
          <w:rPr>
            <w:webHidden/>
          </w:rPr>
          <w:t>16</w:t>
        </w:r>
        <w:r w:rsidR="00CF4B14">
          <w:rPr>
            <w:webHidden/>
          </w:rPr>
          <w:fldChar w:fldCharType="end"/>
        </w:r>
      </w:hyperlink>
    </w:p>
    <w:p w14:paraId="1533F079" w14:textId="716022AD" w:rsidR="00CF4B14" w:rsidRDefault="00000000">
      <w:pPr>
        <w:pStyle w:val="TOC1"/>
        <w:rPr>
          <w:rFonts w:asciiTheme="minorHAnsi" w:eastAsiaTheme="minorEastAsia" w:hAnsiTheme="minorHAnsi" w:cstheme="minorBidi"/>
          <w:color w:val="auto"/>
        </w:rPr>
      </w:pPr>
      <w:hyperlink w:anchor="_Toc50719164" w:history="1">
        <w:r w:rsidR="00CF4B14" w:rsidRPr="009F1CA7">
          <w:rPr>
            <w:rStyle w:val="Hyperlink"/>
          </w:rPr>
          <w:t>Table 3.1.3: Comparison of Characteristics of Primary Adult 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_Toc50719164 \h </w:instrText>
        </w:r>
        <w:r w:rsidR="00CF4B14">
          <w:rPr>
            <w:webHidden/>
          </w:rPr>
        </w:r>
        <w:r w:rsidR="00CF4B14">
          <w:rPr>
            <w:webHidden/>
          </w:rPr>
          <w:fldChar w:fldCharType="separate"/>
        </w:r>
        <w:r w:rsidR="00CF4B14">
          <w:rPr>
            <w:webHidden/>
          </w:rPr>
          <w:t>17</w:t>
        </w:r>
        <w:r w:rsidR="00CF4B14">
          <w:rPr>
            <w:webHidden/>
          </w:rPr>
          <w:fldChar w:fldCharType="end"/>
        </w:r>
      </w:hyperlink>
    </w:p>
    <w:p w14:paraId="049D067C" w14:textId="1A63BF3F" w:rsidR="00CF4B14" w:rsidRDefault="00000000">
      <w:pPr>
        <w:pStyle w:val="TOC1"/>
        <w:rPr>
          <w:rFonts w:asciiTheme="minorHAnsi" w:eastAsiaTheme="minorEastAsia" w:hAnsiTheme="minorHAnsi" w:cstheme="minorBidi"/>
          <w:color w:val="auto"/>
        </w:rPr>
      </w:pPr>
      <w:hyperlink w:anchor="_Toc50719165" w:history="1">
        <w:r w:rsidR="00CF4B14" w:rsidRPr="009F1CA7">
          <w:rPr>
            <w:rStyle w:val="Hyperlink"/>
          </w:rPr>
          <w:t>Table 3.2.1: Comparison of School Attendance at Time of Survey among Children and Youth 5-24 Years of Age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_Toc50719165 \h </w:instrText>
        </w:r>
        <w:r w:rsidR="00CF4B14">
          <w:rPr>
            <w:webHidden/>
          </w:rPr>
        </w:r>
        <w:r w:rsidR="00CF4B14">
          <w:rPr>
            <w:webHidden/>
          </w:rPr>
          <w:fldChar w:fldCharType="separate"/>
        </w:r>
        <w:r w:rsidR="00CF4B14">
          <w:rPr>
            <w:webHidden/>
          </w:rPr>
          <w:t>19</w:t>
        </w:r>
        <w:r w:rsidR="00CF4B14">
          <w:rPr>
            <w:webHidden/>
          </w:rPr>
          <w:fldChar w:fldCharType="end"/>
        </w:r>
      </w:hyperlink>
    </w:p>
    <w:p w14:paraId="170E8330" w14:textId="797D2164" w:rsidR="00CF4B14" w:rsidRDefault="00000000">
      <w:pPr>
        <w:pStyle w:val="TOC1"/>
        <w:rPr>
          <w:rFonts w:asciiTheme="minorHAnsi" w:eastAsiaTheme="minorEastAsia" w:hAnsiTheme="minorHAnsi" w:cstheme="minorBidi"/>
          <w:color w:val="auto"/>
        </w:rPr>
      </w:pPr>
      <w:hyperlink w:anchor="_Toc50719166" w:history="1">
        <w:r w:rsidR="00CF4B14" w:rsidRPr="009F1CA7">
          <w:rPr>
            <w:rStyle w:val="Hyperlink"/>
          </w:rPr>
          <w:t>Table 3.2.2: Comparison of Completion of Primary Education among Individuals 10 Years of Age or Older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_Toc50719166 \h </w:instrText>
        </w:r>
        <w:r w:rsidR="00CF4B14">
          <w:rPr>
            <w:webHidden/>
          </w:rPr>
        </w:r>
        <w:r w:rsidR="00CF4B14">
          <w:rPr>
            <w:webHidden/>
          </w:rPr>
          <w:fldChar w:fldCharType="separate"/>
        </w:r>
        <w:r w:rsidR="00CF4B14">
          <w:rPr>
            <w:webHidden/>
          </w:rPr>
          <w:t>19</w:t>
        </w:r>
        <w:r w:rsidR="00CF4B14">
          <w:rPr>
            <w:webHidden/>
          </w:rPr>
          <w:fldChar w:fldCharType="end"/>
        </w:r>
      </w:hyperlink>
    </w:p>
    <w:p w14:paraId="22CB8E7F" w14:textId="2D59F434" w:rsidR="00CF4B14" w:rsidRDefault="00000000">
      <w:pPr>
        <w:pStyle w:val="TOC1"/>
        <w:rPr>
          <w:rFonts w:asciiTheme="minorHAnsi" w:eastAsiaTheme="minorEastAsia" w:hAnsiTheme="minorHAnsi" w:cstheme="minorBidi"/>
          <w:color w:val="auto"/>
        </w:rPr>
      </w:pPr>
      <w:hyperlink w:anchor="_Toc50719167" w:history="1">
        <w:r w:rsidR="00CF4B14" w:rsidRPr="009F1CA7">
          <w:rPr>
            <w:rStyle w:val="Hyperlink"/>
          </w:rPr>
          <w:t>Table 3.2.3: Comparison of Household Member Educational Attainment in the Phase One ZOI, in Total and by Sex, Feed the Future Phase One Baseline and Endline ZOI Surveys</w:t>
        </w:r>
        <w:r w:rsidR="00CF4B14">
          <w:rPr>
            <w:webHidden/>
          </w:rPr>
          <w:tab/>
        </w:r>
        <w:r w:rsidR="00CF4B14">
          <w:rPr>
            <w:webHidden/>
          </w:rPr>
          <w:fldChar w:fldCharType="begin"/>
        </w:r>
        <w:r w:rsidR="00CF4B14">
          <w:rPr>
            <w:webHidden/>
          </w:rPr>
          <w:instrText xml:space="preserve"> PAGEREF _Toc50719167 \h </w:instrText>
        </w:r>
        <w:r w:rsidR="00CF4B14">
          <w:rPr>
            <w:webHidden/>
          </w:rPr>
        </w:r>
        <w:r w:rsidR="00CF4B14">
          <w:rPr>
            <w:webHidden/>
          </w:rPr>
          <w:fldChar w:fldCharType="separate"/>
        </w:r>
        <w:r w:rsidR="00CF4B14">
          <w:rPr>
            <w:webHidden/>
          </w:rPr>
          <w:t>21</w:t>
        </w:r>
        <w:r w:rsidR="00CF4B14">
          <w:rPr>
            <w:webHidden/>
          </w:rPr>
          <w:fldChar w:fldCharType="end"/>
        </w:r>
      </w:hyperlink>
    </w:p>
    <w:p w14:paraId="7626719B" w14:textId="5AB28ED8" w:rsidR="00CF4B14" w:rsidRDefault="00000000">
      <w:pPr>
        <w:pStyle w:val="TOC1"/>
        <w:rPr>
          <w:rFonts w:asciiTheme="minorHAnsi" w:eastAsiaTheme="minorEastAsia" w:hAnsiTheme="minorHAnsi" w:cstheme="minorBidi"/>
          <w:color w:val="auto"/>
        </w:rPr>
      </w:pPr>
      <w:hyperlink w:anchor="_Toc50719168" w:history="1">
        <w:r w:rsidR="00CF4B14" w:rsidRPr="009F1CA7">
          <w:rPr>
            <w:rStyle w:val="Hyperlink"/>
          </w:rPr>
          <w:t>Table 3.3.1: Comparison of Household Dwelling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_Toc50719168 \h </w:instrText>
        </w:r>
        <w:r w:rsidR="00CF4B14">
          <w:rPr>
            <w:webHidden/>
          </w:rPr>
        </w:r>
        <w:r w:rsidR="00CF4B14">
          <w:rPr>
            <w:webHidden/>
          </w:rPr>
          <w:fldChar w:fldCharType="separate"/>
        </w:r>
        <w:r w:rsidR="00CF4B14">
          <w:rPr>
            <w:webHidden/>
          </w:rPr>
          <w:t>22</w:t>
        </w:r>
        <w:r w:rsidR="00CF4B14">
          <w:rPr>
            <w:webHidden/>
          </w:rPr>
          <w:fldChar w:fldCharType="end"/>
        </w:r>
      </w:hyperlink>
    </w:p>
    <w:p w14:paraId="3BE12E7C" w14:textId="4ABF0C4D" w:rsidR="00CF4B14" w:rsidRDefault="00000000">
      <w:pPr>
        <w:pStyle w:val="TOC1"/>
        <w:rPr>
          <w:rFonts w:asciiTheme="minorHAnsi" w:eastAsiaTheme="minorEastAsia" w:hAnsiTheme="minorHAnsi" w:cstheme="minorBidi"/>
          <w:color w:val="auto"/>
        </w:rPr>
      </w:pPr>
      <w:hyperlink w:anchor="_Toc50719169" w:history="1">
        <w:r w:rsidR="00CF4B14" w:rsidRPr="009F1CA7">
          <w:rPr>
            <w:rStyle w:val="Hyperlink"/>
          </w:rPr>
          <w:t>Table 3.3.2: Comparison of Household Dwelling Characteristics in the Phase One ZOI, by Gendered Household Type and Residence, Feed the Future Phase One Baseline and Endline ZOI Surveys</w:t>
        </w:r>
        <w:r w:rsidR="00CF4B14">
          <w:rPr>
            <w:webHidden/>
          </w:rPr>
          <w:tab/>
        </w:r>
        <w:r w:rsidR="00CF4B14">
          <w:rPr>
            <w:webHidden/>
          </w:rPr>
          <w:fldChar w:fldCharType="begin"/>
        </w:r>
        <w:r w:rsidR="00CF4B14">
          <w:rPr>
            <w:webHidden/>
          </w:rPr>
          <w:instrText xml:space="preserve"> PAGEREF _Toc50719169 \h </w:instrText>
        </w:r>
        <w:r w:rsidR="00CF4B14">
          <w:rPr>
            <w:webHidden/>
          </w:rPr>
        </w:r>
        <w:r w:rsidR="00CF4B14">
          <w:rPr>
            <w:webHidden/>
          </w:rPr>
          <w:fldChar w:fldCharType="separate"/>
        </w:r>
        <w:r w:rsidR="00CF4B14">
          <w:rPr>
            <w:webHidden/>
          </w:rPr>
          <w:t>22</w:t>
        </w:r>
        <w:r w:rsidR="00CF4B14">
          <w:rPr>
            <w:webHidden/>
          </w:rPr>
          <w:fldChar w:fldCharType="end"/>
        </w:r>
      </w:hyperlink>
    </w:p>
    <w:p w14:paraId="48C12988" w14:textId="03220D6B" w:rsidR="00CF4B14" w:rsidRDefault="00000000">
      <w:pPr>
        <w:pStyle w:val="TOC1"/>
        <w:rPr>
          <w:rFonts w:asciiTheme="minorHAnsi" w:eastAsiaTheme="minorEastAsia" w:hAnsiTheme="minorHAnsi" w:cstheme="minorBidi"/>
          <w:color w:val="auto"/>
        </w:rPr>
      </w:pPr>
      <w:hyperlink w:anchor="_Toc50719170" w:history="1">
        <w:r w:rsidR="00CF4B14" w:rsidRPr="009F1CA7">
          <w:rPr>
            <w:rStyle w:val="Hyperlink"/>
          </w:rPr>
          <w:t>Table 3.4.1: Comparison of Household Water, Sanitation, and Hygiene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_Toc50719170 \h </w:instrText>
        </w:r>
        <w:r w:rsidR="00CF4B14">
          <w:rPr>
            <w:webHidden/>
          </w:rPr>
        </w:r>
        <w:r w:rsidR="00CF4B14">
          <w:rPr>
            <w:webHidden/>
          </w:rPr>
          <w:fldChar w:fldCharType="separate"/>
        </w:r>
        <w:r w:rsidR="00CF4B14">
          <w:rPr>
            <w:webHidden/>
          </w:rPr>
          <w:t>24</w:t>
        </w:r>
        <w:r w:rsidR="00CF4B14">
          <w:rPr>
            <w:webHidden/>
          </w:rPr>
          <w:fldChar w:fldCharType="end"/>
        </w:r>
      </w:hyperlink>
    </w:p>
    <w:p w14:paraId="3563221F" w14:textId="77284147" w:rsidR="00CF4B14" w:rsidRDefault="00000000">
      <w:pPr>
        <w:pStyle w:val="TOC1"/>
        <w:rPr>
          <w:rFonts w:asciiTheme="minorHAnsi" w:eastAsiaTheme="minorEastAsia" w:hAnsiTheme="minorHAnsi" w:cstheme="minorBidi"/>
          <w:color w:val="auto"/>
        </w:rPr>
      </w:pPr>
      <w:hyperlink w:anchor="_Toc50719171" w:history="1">
        <w:r w:rsidR="00CF4B14" w:rsidRPr="009F1CA7">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_Toc50719171 \h </w:instrText>
        </w:r>
        <w:r w:rsidR="00CF4B14">
          <w:rPr>
            <w:webHidden/>
          </w:rPr>
        </w:r>
        <w:r w:rsidR="00CF4B14">
          <w:rPr>
            <w:webHidden/>
          </w:rPr>
          <w:fldChar w:fldCharType="separate"/>
        </w:r>
        <w:r w:rsidR="00CF4B14">
          <w:rPr>
            <w:webHidden/>
          </w:rPr>
          <w:t>27</w:t>
        </w:r>
        <w:r w:rsidR="00CF4B14">
          <w:rPr>
            <w:webHidden/>
          </w:rPr>
          <w:fldChar w:fldCharType="end"/>
        </w:r>
      </w:hyperlink>
    </w:p>
    <w:p w14:paraId="3720BF54" w14:textId="40555F08" w:rsidR="00CF4B14" w:rsidRDefault="00000000">
      <w:pPr>
        <w:pStyle w:val="TOC1"/>
        <w:rPr>
          <w:rFonts w:asciiTheme="minorHAnsi" w:eastAsiaTheme="minorEastAsia" w:hAnsiTheme="minorHAnsi" w:cstheme="minorBidi"/>
          <w:color w:val="auto"/>
        </w:rPr>
      </w:pPr>
      <w:hyperlink w:anchor="_Toc50719172" w:history="1">
        <w:r w:rsidR="00CF4B14" w:rsidRPr="009F1CA7">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_Toc50719172 \h </w:instrText>
        </w:r>
        <w:r w:rsidR="00CF4B14">
          <w:rPr>
            <w:webHidden/>
          </w:rPr>
        </w:r>
        <w:r w:rsidR="00CF4B14">
          <w:rPr>
            <w:webHidden/>
          </w:rPr>
          <w:fldChar w:fldCharType="separate"/>
        </w:r>
        <w:r w:rsidR="00CF4B14">
          <w:rPr>
            <w:webHidden/>
          </w:rPr>
          <w:t>28</w:t>
        </w:r>
        <w:r w:rsidR="00CF4B14">
          <w:rPr>
            <w:webHidden/>
          </w:rPr>
          <w:fldChar w:fldCharType="end"/>
        </w:r>
      </w:hyperlink>
    </w:p>
    <w:p w14:paraId="7E58B89A" w14:textId="4594E8DB" w:rsidR="00CF4B14" w:rsidRDefault="00000000">
      <w:pPr>
        <w:pStyle w:val="TOC1"/>
        <w:rPr>
          <w:rFonts w:asciiTheme="minorHAnsi" w:eastAsiaTheme="minorEastAsia" w:hAnsiTheme="minorHAnsi" w:cstheme="minorBidi"/>
          <w:color w:val="auto"/>
        </w:rPr>
      </w:pPr>
      <w:hyperlink w:anchor="_Toc50719173" w:history="1">
        <w:r w:rsidR="00CF4B14" w:rsidRPr="009F1CA7">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_Toc50719173 \h </w:instrText>
        </w:r>
        <w:r w:rsidR="00CF4B14">
          <w:rPr>
            <w:webHidden/>
          </w:rPr>
        </w:r>
        <w:r w:rsidR="00CF4B14">
          <w:rPr>
            <w:webHidden/>
          </w:rPr>
          <w:fldChar w:fldCharType="separate"/>
        </w:r>
        <w:r w:rsidR="00CF4B14">
          <w:rPr>
            <w:webHidden/>
          </w:rPr>
          <w:t>29</w:t>
        </w:r>
        <w:r w:rsidR="00CF4B14">
          <w:rPr>
            <w:webHidden/>
          </w:rPr>
          <w:fldChar w:fldCharType="end"/>
        </w:r>
      </w:hyperlink>
    </w:p>
    <w:p w14:paraId="2CAEE9E7" w14:textId="6BF44456" w:rsidR="00CF4B14" w:rsidRDefault="00000000">
      <w:pPr>
        <w:pStyle w:val="TOC1"/>
        <w:rPr>
          <w:rFonts w:asciiTheme="minorHAnsi" w:eastAsiaTheme="minorEastAsia" w:hAnsiTheme="minorHAnsi" w:cstheme="minorBidi"/>
          <w:color w:val="auto"/>
        </w:rPr>
      </w:pPr>
      <w:hyperlink w:anchor="_Toc50719174" w:history="1">
        <w:r w:rsidR="00CF4B14" w:rsidRPr="009F1CA7">
          <w:rPr>
            <w:rStyle w:val="Hyperlink"/>
          </w:rPr>
          <w:t>Table 4.2.2: Comparison of Depth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_Toc50719174 \h </w:instrText>
        </w:r>
        <w:r w:rsidR="00CF4B14">
          <w:rPr>
            <w:webHidden/>
          </w:rPr>
        </w:r>
        <w:r w:rsidR="00CF4B14">
          <w:rPr>
            <w:webHidden/>
          </w:rPr>
          <w:fldChar w:fldCharType="separate"/>
        </w:r>
        <w:r w:rsidR="00CF4B14">
          <w:rPr>
            <w:webHidden/>
          </w:rPr>
          <w:t>30</w:t>
        </w:r>
        <w:r w:rsidR="00CF4B14">
          <w:rPr>
            <w:webHidden/>
          </w:rPr>
          <w:fldChar w:fldCharType="end"/>
        </w:r>
      </w:hyperlink>
    </w:p>
    <w:p w14:paraId="4D50036E" w14:textId="33CD59CE" w:rsidR="00CF4B14" w:rsidRDefault="00000000">
      <w:pPr>
        <w:pStyle w:val="TOC1"/>
        <w:rPr>
          <w:rFonts w:asciiTheme="minorHAnsi" w:eastAsiaTheme="minorEastAsia" w:hAnsiTheme="minorHAnsi" w:cstheme="minorBidi"/>
          <w:color w:val="auto"/>
        </w:rPr>
      </w:pPr>
      <w:hyperlink w:anchor="_Toc50719175" w:history="1">
        <w:r w:rsidR="00CF4B14" w:rsidRPr="009F1CA7">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_Toc50719175 \h </w:instrText>
        </w:r>
        <w:r w:rsidR="00CF4B14">
          <w:rPr>
            <w:webHidden/>
          </w:rPr>
        </w:r>
        <w:r w:rsidR="00CF4B14">
          <w:rPr>
            <w:webHidden/>
          </w:rPr>
          <w:fldChar w:fldCharType="separate"/>
        </w:r>
        <w:r w:rsidR="00CF4B14">
          <w:rPr>
            <w:webHidden/>
          </w:rPr>
          <w:t>31</w:t>
        </w:r>
        <w:r w:rsidR="00CF4B14">
          <w:rPr>
            <w:webHidden/>
          </w:rPr>
          <w:fldChar w:fldCharType="end"/>
        </w:r>
      </w:hyperlink>
    </w:p>
    <w:p w14:paraId="11A07BDD" w14:textId="2C47AE7C" w:rsidR="00CF4B14" w:rsidRDefault="00000000">
      <w:pPr>
        <w:pStyle w:val="TOC1"/>
        <w:rPr>
          <w:rFonts w:asciiTheme="minorHAnsi" w:eastAsiaTheme="minorEastAsia" w:hAnsiTheme="minorHAnsi" w:cstheme="minorBidi"/>
          <w:color w:val="auto"/>
        </w:rPr>
      </w:pPr>
      <w:hyperlink w:anchor="_Toc50719176" w:history="1">
        <w:r w:rsidR="00CF4B14" w:rsidRPr="009F1CA7">
          <w:rPr>
            <w:rStyle w:val="Hyperlink"/>
          </w:rPr>
          <w:t>Table 4.2.4: Comparison of Prevalence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_Toc50719176 \h </w:instrText>
        </w:r>
        <w:r w:rsidR="00CF4B14">
          <w:rPr>
            <w:webHidden/>
          </w:rPr>
        </w:r>
        <w:r w:rsidR="00CF4B14">
          <w:rPr>
            <w:webHidden/>
          </w:rPr>
          <w:fldChar w:fldCharType="separate"/>
        </w:r>
        <w:r w:rsidR="00CF4B14">
          <w:rPr>
            <w:webHidden/>
          </w:rPr>
          <w:t>32</w:t>
        </w:r>
        <w:r w:rsidR="00CF4B14">
          <w:rPr>
            <w:webHidden/>
          </w:rPr>
          <w:fldChar w:fldCharType="end"/>
        </w:r>
      </w:hyperlink>
    </w:p>
    <w:p w14:paraId="54BC8C26" w14:textId="2432E250" w:rsidR="00CF4B14" w:rsidRDefault="00000000">
      <w:pPr>
        <w:pStyle w:val="TOC1"/>
        <w:rPr>
          <w:rFonts w:asciiTheme="minorHAnsi" w:eastAsiaTheme="minorEastAsia" w:hAnsiTheme="minorHAnsi" w:cstheme="minorBidi"/>
          <w:color w:val="auto"/>
        </w:rPr>
      </w:pPr>
      <w:hyperlink w:anchor="_Toc50719177" w:history="1">
        <w:r w:rsidR="00CF4B14" w:rsidRPr="009F1CA7">
          <w:rPr>
            <w:rStyle w:val="Hyperlink"/>
          </w:rPr>
          <w:t>Table 4.2.5: Comparison of Depth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_Toc50719177 \h </w:instrText>
        </w:r>
        <w:r w:rsidR="00CF4B14">
          <w:rPr>
            <w:webHidden/>
          </w:rPr>
        </w:r>
        <w:r w:rsidR="00CF4B14">
          <w:rPr>
            <w:webHidden/>
          </w:rPr>
          <w:fldChar w:fldCharType="separate"/>
        </w:r>
        <w:r w:rsidR="00CF4B14">
          <w:rPr>
            <w:webHidden/>
          </w:rPr>
          <w:t>33</w:t>
        </w:r>
        <w:r w:rsidR="00CF4B14">
          <w:rPr>
            <w:webHidden/>
          </w:rPr>
          <w:fldChar w:fldCharType="end"/>
        </w:r>
      </w:hyperlink>
    </w:p>
    <w:p w14:paraId="605976DA" w14:textId="63FBD3DC" w:rsidR="00CF4B14" w:rsidRDefault="00000000">
      <w:pPr>
        <w:pStyle w:val="TOC1"/>
        <w:rPr>
          <w:rFonts w:asciiTheme="minorHAnsi" w:eastAsiaTheme="minorEastAsia" w:hAnsiTheme="minorHAnsi" w:cstheme="minorBidi"/>
          <w:color w:val="auto"/>
        </w:rPr>
      </w:pPr>
      <w:hyperlink w:anchor="_Toc50719178" w:history="1">
        <w:r w:rsidR="00CF4B14" w:rsidRPr="009F1CA7">
          <w:rPr>
            <w:rStyle w:val="Hyperlink"/>
          </w:rPr>
          <w:t>Table 4.2.6: Comparison of Average Consumption Shortfall of the Poor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_Toc50719178 \h </w:instrText>
        </w:r>
        <w:r w:rsidR="00CF4B14">
          <w:rPr>
            <w:webHidden/>
          </w:rPr>
        </w:r>
        <w:r w:rsidR="00CF4B14">
          <w:rPr>
            <w:webHidden/>
          </w:rPr>
          <w:fldChar w:fldCharType="separate"/>
        </w:r>
        <w:r w:rsidR="00CF4B14">
          <w:rPr>
            <w:webHidden/>
          </w:rPr>
          <w:t>34</w:t>
        </w:r>
        <w:r w:rsidR="00CF4B14">
          <w:rPr>
            <w:webHidden/>
          </w:rPr>
          <w:fldChar w:fldCharType="end"/>
        </w:r>
      </w:hyperlink>
    </w:p>
    <w:p w14:paraId="63317C5C" w14:textId="281C87D7" w:rsidR="00CF4B14" w:rsidRDefault="00000000">
      <w:pPr>
        <w:pStyle w:val="TOC1"/>
        <w:rPr>
          <w:rFonts w:asciiTheme="minorHAnsi" w:eastAsiaTheme="minorEastAsia" w:hAnsiTheme="minorHAnsi" w:cstheme="minorBidi"/>
          <w:color w:val="auto"/>
        </w:rPr>
      </w:pPr>
      <w:hyperlink w:anchor="_Toc50719179" w:history="1">
        <w:r w:rsidR="00CF4B14" w:rsidRPr="009F1CA7">
          <w:rPr>
            <w:rStyle w:val="Hyperlink"/>
          </w:rPr>
          <w:t>Table 4.2.7: Comparison of Prevalence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_Toc50719179 \h </w:instrText>
        </w:r>
        <w:r w:rsidR="00CF4B14">
          <w:rPr>
            <w:webHidden/>
          </w:rPr>
        </w:r>
        <w:r w:rsidR="00CF4B14">
          <w:rPr>
            <w:webHidden/>
          </w:rPr>
          <w:fldChar w:fldCharType="separate"/>
        </w:r>
        <w:r w:rsidR="00CF4B14">
          <w:rPr>
            <w:webHidden/>
          </w:rPr>
          <w:t>35</w:t>
        </w:r>
        <w:r w:rsidR="00CF4B14">
          <w:rPr>
            <w:webHidden/>
          </w:rPr>
          <w:fldChar w:fldCharType="end"/>
        </w:r>
      </w:hyperlink>
    </w:p>
    <w:p w14:paraId="7C7CB63A" w14:textId="0A8EAF3E" w:rsidR="00CF4B14" w:rsidRDefault="00000000">
      <w:pPr>
        <w:pStyle w:val="TOC1"/>
        <w:rPr>
          <w:rFonts w:asciiTheme="minorHAnsi" w:eastAsiaTheme="minorEastAsia" w:hAnsiTheme="minorHAnsi" w:cstheme="minorBidi"/>
          <w:color w:val="auto"/>
        </w:rPr>
      </w:pPr>
      <w:hyperlink w:anchor="_Toc50719180" w:history="1">
        <w:r w:rsidR="00CF4B14" w:rsidRPr="009F1CA7">
          <w:rPr>
            <w:rStyle w:val="Hyperlink"/>
          </w:rPr>
          <w:t>Table 4.2.8: Comparison of Depth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_Toc50719180 \h </w:instrText>
        </w:r>
        <w:r w:rsidR="00CF4B14">
          <w:rPr>
            <w:webHidden/>
          </w:rPr>
        </w:r>
        <w:r w:rsidR="00CF4B14">
          <w:rPr>
            <w:webHidden/>
          </w:rPr>
          <w:fldChar w:fldCharType="separate"/>
        </w:r>
        <w:r w:rsidR="00CF4B14">
          <w:rPr>
            <w:webHidden/>
          </w:rPr>
          <w:t>36</w:t>
        </w:r>
        <w:r w:rsidR="00CF4B14">
          <w:rPr>
            <w:webHidden/>
          </w:rPr>
          <w:fldChar w:fldCharType="end"/>
        </w:r>
      </w:hyperlink>
    </w:p>
    <w:p w14:paraId="5767C2FC" w14:textId="4FB8368B" w:rsidR="00CF4B14" w:rsidRDefault="00000000">
      <w:pPr>
        <w:pStyle w:val="TOC1"/>
        <w:rPr>
          <w:rFonts w:asciiTheme="minorHAnsi" w:eastAsiaTheme="minorEastAsia" w:hAnsiTheme="minorHAnsi" w:cstheme="minorBidi"/>
          <w:color w:val="auto"/>
        </w:rPr>
      </w:pPr>
      <w:hyperlink w:anchor="_Toc50719181" w:history="1">
        <w:r w:rsidR="00CF4B14" w:rsidRPr="009F1CA7">
          <w:rPr>
            <w:rStyle w:val="Hyperlink"/>
          </w:rPr>
          <w:t>Table 4.2.9: Comparison of Average Consumption Shortfall of the Poor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_Toc50719181 \h </w:instrText>
        </w:r>
        <w:r w:rsidR="00CF4B14">
          <w:rPr>
            <w:webHidden/>
          </w:rPr>
        </w:r>
        <w:r w:rsidR="00CF4B14">
          <w:rPr>
            <w:webHidden/>
          </w:rPr>
          <w:fldChar w:fldCharType="separate"/>
        </w:r>
        <w:r w:rsidR="00CF4B14">
          <w:rPr>
            <w:webHidden/>
          </w:rPr>
          <w:t>37</w:t>
        </w:r>
        <w:r w:rsidR="00CF4B14">
          <w:rPr>
            <w:webHidden/>
          </w:rPr>
          <w:fldChar w:fldCharType="end"/>
        </w:r>
      </w:hyperlink>
    </w:p>
    <w:p w14:paraId="42B01763" w14:textId="72277CF4" w:rsidR="00CF4B14" w:rsidRDefault="00000000">
      <w:pPr>
        <w:pStyle w:val="TOC1"/>
        <w:rPr>
          <w:rFonts w:asciiTheme="minorHAnsi" w:eastAsiaTheme="minorEastAsia" w:hAnsiTheme="minorHAnsi" w:cstheme="minorBidi"/>
          <w:color w:val="auto"/>
        </w:rPr>
      </w:pPr>
      <w:hyperlink w:anchor="_Toc50719182" w:history="1">
        <w:r w:rsidR="00CF4B14" w:rsidRPr="009F1CA7">
          <w:rPr>
            <w:rStyle w:val="Hyperlink"/>
          </w:rPr>
          <w:t>Table 5.1.1: A-WEAI Domains, Indicators, and Definitions of Adequacy</w:t>
        </w:r>
        <w:r w:rsidR="00CF4B14">
          <w:rPr>
            <w:webHidden/>
          </w:rPr>
          <w:tab/>
        </w:r>
        <w:r w:rsidR="00CF4B14">
          <w:rPr>
            <w:webHidden/>
          </w:rPr>
          <w:fldChar w:fldCharType="begin"/>
        </w:r>
        <w:r w:rsidR="00CF4B14">
          <w:rPr>
            <w:webHidden/>
          </w:rPr>
          <w:instrText xml:space="preserve"> PAGEREF _Toc50719182 \h </w:instrText>
        </w:r>
        <w:r w:rsidR="00CF4B14">
          <w:rPr>
            <w:webHidden/>
          </w:rPr>
        </w:r>
        <w:r w:rsidR="00CF4B14">
          <w:rPr>
            <w:webHidden/>
          </w:rPr>
          <w:fldChar w:fldCharType="separate"/>
        </w:r>
        <w:r w:rsidR="00CF4B14">
          <w:rPr>
            <w:webHidden/>
          </w:rPr>
          <w:t>40</w:t>
        </w:r>
        <w:r w:rsidR="00CF4B14">
          <w:rPr>
            <w:webHidden/>
          </w:rPr>
          <w:fldChar w:fldCharType="end"/>
        </w:r>
      </w:hyperlink>
    </w:p>
    <w:p w14:paraId="787E02A2" w14:textId="377775CC" w:rsidR="00CF4B14" w:rsidRDefault="00000000">
      <w:pPr>
        <w:pStyle w:val="TOC1"/>
        <w:rPr>
          <w:rFonts w:asciiTheme="minorHAnsi" w:eastAsiaTheme="minorEastAsia" w:hAnsiTheme="minorHAnsi" w:cstheme="minorBidi"/>
          <w:color w:val="auto"/>
        </w:rPr>
      </w:pPr>
      <w:hyperlink w:anchor="_Toc50719183" w:history="1">
        <w:r w:rsidR="00CF4B14" w:rsidRPr="009F1CA7">
          <w:rPr>
            <w:rStyle w:val="Hyperlink"/>
          </w:rPr>
          <w:t>Table 5.2.1: Comparison of A-WEAI, 5DE, and GPI Scores, and Average Empowerment Gap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_Toc50719183 \h </w:instrText>
        </w:r>
        <w:r w:rsidR="00CF4B14">
          <w:rPr>
            <w:webHidden/>
          </w:rPr>
        </w:r>
        <w:r w:rsidR="00CF4B14">
          <w:rPr>
            <w:webHidden/>
          </w:rPr>
          <w:fldChar w:fldCharType="separate"/>
        </w:r>
        <w:r w:rsidR="00CF4B14">
          <w:rPr>
            <w:webHidden/>
          </w:rPr>
          <w:t>42</w:t>
        </w:r>
        <w:r w:rsidR="00CF4B14">
          <w:rPr>
            <w:webHidden/>
          </w:rPr>
          <w:fldChar w:fldCharType="end"/>
        </w:r>
      </w:hyperlink>
    </w:p>
    <w:p w14:paraId="1538009B" w14:textId="0A2E0773" w:rsidR="00CF4B14" w:rsidRDefault="00000000">
      <w:pPr>
        <w:pStyle w:val="TOC1"/>
        <w:rPr>
          <w:rFonts w:asciiTheme="minorHAnsi" w:eastAsiaTheme="minorEastAsia" w:hAnsiTheme="minorHAnsi" w:cstheme="minorBidi"/>
          <w:color w:val="auto"/>
        </w:rPr>
      </w:pPr>
      <w:hyperlink w:anchor="_Toc50719184" w:history="1">
        <w:r w:rsidR="00CF4B14" w:rsidRPr="009F1CA7">
          <w:rPr>
            <w:rStyle w:val="Hyperlink"/>
          </w:rPr>
          <w:t>Table 5.2.2: Comparison of Empowerment in the Phase One ZOI by Sex, Age, Education, Poverty Status, Region, and Child Feeding Behavior, Feed the Future Phase One Baseline and Endline ZOI Surveys</w:t>
        </w:r>
        <w:r w:rsidR="00CF4B14">
          <w:rPr>
            <w:webHidden/>
          </w:rPr>
          <w:tab/>
        </w:r>
        <w:r w:rsidR="00CF4B14">
          <w:rPr>
            <w:webHidden/>
          </w:rPr>
          <w:fldChar w:fldCharType="begin"/>
        </w:r>
        <w:r w:rsidR="00CF4B14">
          <w:rPr>
            <w:webHidden/>
          </w:rPr>
          <w:instrText xml:space="preserve"> PAGEREF _Toc50719184 \h </w:instrText>
        </w:r>
        <w:r w:rsidR="00CF4B14">
          <w:rPr>
            <w:webHidden/>
          </w:rPr>
        </w:r>
        <w:r w:rsidR="00CF4B14">
          <w:rPr>
            <w:webHidden/>
          </w:rPr>
          <w:fldChar w:fldCharType="separate"/>
        </w:r>
        <w:r w:rsidR="00CF4B14">
          <w:rPr>
            <w:webHidden/>
          </w:rPr>
          <w:t>43</w:t>
        </w:r>
        <w:r w:rsidR="00CF4B14">
          <w:rPr>
            <w:webHidden/>
          </w:rPr>
          <w:fldChar w:fldCharType="end"/>
        </w:r>
      </w:hyperlink>
    </w:p>
    <w:p w14:paraId="207C089C" w14:textId="3BD3F3FF" w:rsidR="00CF4B14" w:rsidRDefault="00000000">
      <w:pPr>
        <w:pStyle w:val="TOC1"/>
        <w:rPr>
          <w:rFonts w:asciiTheme="minorHAnsi" w:eastAsiaTheme="minorEastAsia" w:hAnsiTheme="minorHAnsi" w:cstheme="minorBidi"/>
          <w:color w:val="auto"/>
        </w:rPr>
      </w:pPr>
      <w:hyperlink w:anchor="_Toc50719185" w:history="1">
        <w:r w:rsidR="00CF4B14" w:rsidRPr="009F1CA7">
          <w:rPr>
            <w:rStyle w:val="Hyperlink"/>
          </w:rPr>
          <w:t>Table 5.3.1: Comparison of Average Percent of Primary Adult Decisionmakers in the Phase One ZOI Achieving Adequacy in the Six A-WEAI Indicators,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_Toc50719185 \h </w:instrText>
        </w:r>
        <w:r w:rsidR="00CF4B14">
          <w:rPr>
            <w:webHidden/>
          </w:rPr>
        </w:r>
        <w:r w:rsidR="00CF4B14">
          <w:rPr>
            <w:webHidden/>
          </w:rPr>
          <w:fldChar w:fldCharType="separate"/>
        </w:r>
        <w:r w:rsidR="00CF4B14">
          <w:rPr>
            <w:webHidden/>
          </w:rPr>
          <w:t>46</w:t>
        </w:r>
        <w:r w:rsidR="00CF4B14">
          <w:rPr>
            <w:webHidden/>
          </w:rPr>
          <w:fldChar w:fldCharType="end"/>
        </w:r>
      </w:hyperlink>
    </w:p>
    <w:p w14:paraId="51631B64" w14:textId="56C1DB44" w:rsidR="00CF4B14" w:rsidRDefault="00000000">
      <w:pPr>
        <w:pStyle w:val="TOC1"/>
        <w:rPr>
          <w:rFonts w:asciiTheme="minorHAnsi" w:eastAsiaTheme="minorEastAsia" w:hAnsiTheme="minorHAnsi" w:cstheme="minorBidi"/>
          <w:color w:val="auto"/>
        </w:rPr>
      </w:pPr>
      <w:hyperlink w:anchor="_Toc50719186" w:history="1">
        <w:r w:rsidR="00CF4B14" w:rsidRPr="009F1CA7">
          <w:rPr>
            <w:rStyle w:val="Hyperlink"/>
          </w:rPr>
          <w:t>Table 5.3.2: Comparison of Adequate Achievement in Each A-WEAI Indicator in the Phase One ZOI Using 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_Toc50719186 \h </w:instrText>
        </w:r>
        <w:r w:rsidR="00CF4B14">
          <w:rPr>
            <w:webHidden/>
          </w:rPr>
        </w:r>
        <w:r w:rsidR="00CF4B14">
          <w:rPr>
            <w:webHidden/>
          </w:rPr>
          <w:fldChar w:fldCharType="separate"/>
        </w:r>
        <w:r w:rsidR="00CF4B14">
          <w:rPr>
            <w:webHidden/>
          </w:rPr>
          <w:t>46</w:t>
        </w:r>
        <w:r w:rsidR="00CF4B14">
          <w:rPr>
            <w:webHidden/>
          </w:rPr>
          <w:fldChar w:fldCharType="end"/>
        </w:r>
      </w:hyperlink>
    </w:p>
    <w:p w14:paraId="621EB98C" w14:textId="083AFF9E" w:rsidR="00CF4B14" w:rsidRDefault="00000000">
      <w:pPr>
        <w:pStyle w:val="TOC1"/>
        <w:rPr>
          <w:rFonts w:asciiTheme="minorHAnsi" w:eastAsiaTheme="minorEastAsia" w:hAnsiTheme="minorHAnsi" w:cstheme="minorBidi"/>
          <w:color w:val="auto"/>
        </w:rPr>
      </w:pPr>
      <w:hyperlink w:anchor="_Toc50719187" w:history="1">
        <w:r w:rsidR="00CF4B14" w:rsidRPr="009F1CA7">
          <w:rPr>
            <w:rStyle w:val="Hyperlink"/>
          </w:rPr>
          <w:t>Table 5.4.1: Comparison of Participation in Economic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_Toc50719187 \h </w:instrText>
        </w:r>
        <w:r w:rsidR="00CF4B14">
          <w:rPr>
            <w:webHidden/>
          </w:rPr>
        </w:r>
        <w:r w:rsidR="00CF4B14">
          <w:rPr>
            <w:webHidden/>
          </w:rPr>
          <w:fldChar w:fldCharType="separate"/>
        </w:r>
        <w:r w:rsidR="00CF4B14">
          <w:rPr>
            <w:webHidden/>
          </w:rPr>
          <w:t>48</w:t>
        </w:r>
        <w:r w:rsidR="00CF4B14">
          <w:rPr>
            <w:webHidden/>
          </w:rPr>
          <w:fldChar w:fldCharType="end"/>
        </w:r>
      </w:hyperlink>
    </w:p>
    <w:p w14:paraId="4FC1111E" w14:textId="0E3B56C7" w:rsidR="00CF4B14" w:rsidRDefault="00000000">
      <w:pPr>
        <w:pStyle w:val="TOC1"/>
        <w:rPr>
          <w:rFonts w:asciiTheme="minorHAnsi" w:eastAsiaTheme="minorEastAsia" w:hAnsiTheme="minorHAnsi" w:cstheme="minorBidi"/>
          <w:color w:val="auto"/>
        </w:rPr>
      </w:pPr>
      <w:hyperlink w:anchor="_Toc50719188" w:history="1">
        <w:r w:rsidR="00CF4B14" w:rsidRPr="009F1CA7">
          <w:rPr>
            <w:rStyle w:val="Hyperlink"/>
          </w:rPr>
          <w:t>Table 5.4.2: Comparison of Input into Decisionmaking on Production, by Sex, Feed the Future Phase One Baseline and Endline ZOI Surveys</w:t>
        </w:r>
        <w:r w:rsidR="00CF4B14">
          <w:rPr>
            <w:webHidden/>
          </w:rPr>
          <w:tab/>
        </w:r>
        <w:r w:rsidR="00CF4B14">
          <w:rPr>
            <w:webHidden/>
          </w:rPr>
          <w:fldChar w:fldCharType="begin"/>
        </w:r>
        <w:r w:rsidR="00CF4B14">
          <w:rPr>
            <w:webHidden/>
          </w:rPr>
          <w:instrText xml:space="preserve"> PAGEREF _Toc50719188 \h </w:instrText>
        </w:r>
        <w:r w:rsidR="00CF4B14">
          <w:rPr>
            <w:webHidden/>
          </w:rPr>
        </w:r>
        <w:r w:rsidR="00CF4B14">
          <w:rPr>
            <w:webHidden/>
          </w:rPr>
          <w:fldChar w:fldCharType="separate"/>
        </w:r>
        <w:r w:rsidR="00CF4B14">
          <w:rPr>
            <w:webHidden/>
          </w:rPr>
          <w:t>49</w:t>
        </w:r>
        <w:r w:rsidR="00CF4B14">
          <w:rPr>
            <w:webHidden/>
          </w:rPr>
          <w:fldChar w:fldCharType="end"/>
        </w:r>
      </w:hyperlink>
    </w:p>
    <w:p w14:paraId="3CBA7CE5" w14:textId="7E8E79F7" w:rsidR="00CF4B14" w:rsidRDefault="00000000">
      <w:pPr>
        <w:pStyle w:val="TOC1"/>
        <w:rPr>
          <w:rFonts w:asciiTheme="minorHAnsi" w:eastAsiaTheme="minorEastAsia" w:hAnsiTheme="minorHAnsi" w:cstheme="minorBidi"/>
          <w:color w:val="auto"/>
        </w:rPr>
      </w:pPr>
      <w:hyperlink w:anchor="_Toc50719189" w:history="1">
        <w:r w:rsidR="00CF4B14" w:rsidRPr="009F1CA7">
          <w:rPr>
            <w:rStyle w:val="Hyperlink"/>
          </w:rPr>
          <w:t>Table 5.4.3: Comparison of Ownership of Productive Resources, by Sex, Feed the Future Phase One Baseline and Endline ZOI Surveys</w:t>
        </w:r>
        <w:r w:rsidR="00CF4B14">
          <w:rPr>
            <w:webHidden/>
          </w:rPr>
          <w:tab/>
        </w:r>
        <w:r w:rsidR="00CF4B14">
          <w:rPr>
            <w:webHidden/>
          </w:rPr>
          <w:fldChar w:fldCharType="begin"/>
        </w:r>
        <w:r w:rsidR="00CF4B14">
          <w:rPr>
            <w:webHidden/>
          </w:rPr>
          <w:instrText xml:space="preserve"> PAGEREF _Toc50719189 \h </w:instrText>
        </w:r>
        <w:r w:rsidR="00CF4B14">
          <w:rPr>
            <w:webHidden/>
          </w:rPr>
        </w:r>
        <w:r w:rsidR="00CF4B14">
          <w:rPr>
            <w:webHidden/>
          </w:rPr>
          <w:fldChar w:fldCharType="separate"/>
        </w:r>
        <w:r w:rsidR="00CF4B14">
          <w:rPr>
            <w:webHidden/>
          </w:rPr>
          <w:t>50</w:t>
        </w:r>
        <w:r w:rsidR="00CF4B14">
          <w:rPr>
            <w:webHidden/>
          </w:rPr>
          <w:fldChar w:fldCharType="end"/>
        </w:r>
      </w:hyperlink>
    </w:p>
    <w:p w14:paraId="59564497" w14:textId="3567F6CF" w:rsidR="00CF4B14" w:rsidRDefault="00000000">
      <w:pPr>
        <w:pStyle w:val="TOC1"/>
        <w:rPr>
          <w:rFonts w:asciiTheme="minorHAnsi" w:eastAsiaTheme="minorEastAsia" w:hAnsiTheme="minorHAnsi" w:cstheme="minorBidi"/>
          <w:color w:val="auto"/>
        </w:rPr>
      </w:pPr>
      <w:hyperlink w:anchor="_Toc50719190" w:history="1">
        <w:r w:rsidR="00CF4B14" w:rsidRPr="009F1CA7">
          <w:rPr>
            <w:rStyle w:val="Hyperlink"/>
          </w:rPr>
          <w:t>Table 5.4.4: Comparison of Credit Access, by Sex, Feed the Future Phase One Baseline and Endline ZOI Surveys</w:t>
        </w:r>
        <w:r w:rsidR="00CF4B14">
          <w:rPr>
            <w:webHidden/>
          </w:rPr>
          <w:tab/>
        </w:r>
        <w:r w:rsidR="00CF4B14">
          <w:rPr>
            <w:webHidden/>
          </w:rPr>
          <w:fldChar w:fldCharType="begin"/>
        </w:r>
        <w:r w:rsidR="00CF4B14">
          <w:rPr>
            <w:webHidden/>
          </w:rPr>
          <w:instrText xml:space="preserve"> PAGEREF _Toc50719190 \h </w:instrText>
        </w:r>
        <w:r w:rsidR="00CF4B14">
          <w:rPr>
            <w:webHidden/>
          </w:rPr>
        </w:r>
        <w:r w:rsidR="00CF4B14">
          <w:rPr>
            <w:webHidden/>
          </w:rPr>
          <w:fldChar w:fldCharType="separate"/>
        </w:r>
        <w:r w:rsidR="00CF4B14">
          <w:rPr>
            <w:webHidden/>
          </w:rPr>
          <w:t>51</w:t>
        </w:r>
        <w:r w:rsidR="00CF4B14">
          <w:rPr>
            <w:webHidden/>
          </w:rPr>
          <w:fldChar w:fldCharType="end"/>
        </w:r>
      </w:hyperlink>
    </w:p>
    <w:p w14:paraId="5D92482B" w14:textId="1EB07C76" w:rsidR="00CF4B14" w:rsidRDefault="00000000">
      <w:pPr>
        <w:pStyle w:val="TOC1"/>
        <w:rPr>
          <w:rFonts w:asciiTheme="minorHAnsi" w:eastAsiaTheme="minorEastAsia" w:hAnsiTheme="minorHAnsi" w:cstheme="minorBidi"/>
          <w:color w:val="auto"/>
        </w:rPr>
      </w:pPr>
      <w:hyperlink w:anchor="_Toc50719191" w:history="1">
        <w:r w:rsidR="00CF4B14" w:rsidRPr="009F1CA7">
          <w:rPr>
            <w:rStyle w:val="Hyperlink"/>
          </w:rPr>
          <w:t>Table 5.4.5: Comparison of Source of Credit Accessed, by Sex, Feed the Future Phase One Baseline and Endline ZOI Surveys</w:t>
        </w:r>
        <w:r w:rsidR="00CF4B14">
          <w:rPr>
            <w:webHidden/>
          </w:rPr>
          <w:tab/>
        </w:r>
        <w:r w:rsidR="00CF4B14">
          <w:rPr>
            <w:webHidden/>
          </w:rPr>
          <w:fldChar w:fldCharType="begin"/>
        </w:r>
        <w:r w:rsidR="00CF4B14">
          <w:rPr>
            <w:webHidden/>
          </w:rPr>
          <w:instrText xml:space="preserve"> PAGEREF _Toc50719191 \h </w:instrText>
        </w:r>
        <w:r w:rsidR="00CF4B14">
          <w:rPr>
            <w:webHidden/>
          </w:rPr>
        </w:r>
        <w:r w:rsidR="00CF4B14">
          <w:rPr>
            <w:webHidden/>
          </w:rPr>
          <w:fldChar w:fldCharType="separate"/>
        </w:r>
        <w:r w:rsidR="00CF4B14">
          <w:rPr>
            <w:webHidden/>
          </w:rPr>
          <w:t>52</w:t>
        </w:r>
        <w:r w:rsidR="00CF4B14">
          <w:rPr>
            <w:webHidden/>
          </w:rPr>
          <w:fldChar w:fldCharType="end"/>
        </w:r>
      </w:hyperlink>
    </w:p>
    <w:p w14:paraId="4FE7885D" w14:textId="25797D36" w:rsidR="00CF4B14" w:rsidRDefault="00000000">
      <w:pPr>
        <w:pStyle w:val="TOC1"/>
        <w:rPr>
          <w:rFonts w:asciiTheme="minorHAnsi" w:eastAsiaTheme="minorEastAsia" w:hAnsiTheme="minorHAnsi" w:cstheme="minorBidi"/>
          <w:color w:val="auto"/>
        </w:rPr>
      </w:pPr>
      <w:hyperlink w:anchor="_Toc50719192" w:history="1">
        <w:r w:rsidR="00CF4B14" w:rsidRPr="009F1CA7">
          <w:rPr>
            <w:rStyle w:val="Hyperlink"/>
          </w:rPr>
          <w:t>Table 5.4.6: Comparison of Input into Decisionmaking on Use of Income and Major Household Expenditures, by Sex, Feed the Future Phase One Baseline and Endline ZOI Surveys</w:t>
        </w:r>
        <w:r w:rsidR="00CF4B14">
          <w:rPr>
            <w:webHidden/>
          </w:rPr>
          <w:tab/>
        </w:r>
        <w:r w:rsidR="00CF4B14">
          <w:rPr>
            <w:webHidden/>
          </w:rPr>
          <w:fldChar w:fldCharType="begin"/>
        </w:r>
        <w:r w:rsidR="00CF4B14">
          <w:rPr>
            <w:webHidden/>
          </w:rPr>
          <w:instrText xml:space="preserve"> PAGEREF _Toc50719192 \h </w:instrText>
        </w:r>
        <w:r w:rsidR="00CF4B14">
          <w:rPr>
            <w:webHidden/>
          </w:rPr>
        </w:r>
        <w:r w:rsidR="00CF4B14">
          <w:rPr>
            <w:webHidden/>
          </w:rPr>
          <w:fldChar w:fldCharType="separate"/>
        </w:r>
        <w:r w:rsidR="00CF4B14">
          <w:rPr>
            <w:webHidden/>
          </w:rPr>
          <w:t>53</w:t>
        </w:r>
        <w:r w:rsidR="00CF4B14">
          <w:rPr>
            <w:webHidden/>
          </w:rPr>
          <w:fldChar w:fldCharType="end"/>
        </w:r>
      </w:hyperlink>
    </w:p>
    <w:p w14:paraId="00674376" w14:textId="3EACD3CA" w:rsidR="00CF4B14" w:rsidRDefault="00000000">
      <w:pPr>
        <w:pStyle w:val="TOC1"/>
        <w:rPr>
          <w:rFonts w:asciiTheme="minorHAnsi" w:eastAsiaTheme="minorEastAsia" w:hAnsiTheme="minorHAnsi" w:cstheme="minorBidi"/>
          <w:color w:val="auto"/>
        </w:rPr>
      </w:pPr>
      <w:hyperlink w:anchor="_Toc50719193" w:history="1">
        <w:r w:rsidR="00CF4B14" w:rsidRPr="009F1CA7">
          <w:rPr>
            <w:rStyle w:val="Hyperlink"/>
          </w:rPr>
          <w:t>Table 5.4.7: Comparison of Group Membership, by Sex, Feed the Future Phase One Baseline and Endline ZOI Surveys</w:t>
        </w:r>
        <w:r w:rsidR="00CF4B14">
          <w:rPr>
            <w:webHidden/>
          </w:rPr>
          <w:tab/>
        </w:r>
        <w:r w:rsidR="00CF4B14">
          <w:rPr>
            <w:webHidden/>
          </w:rPr>
          <w:fldChar w:fldCharType="begin"/>
        </w:r>
        <w:r w:rsidR="00CF4B14">
          <w:rPr>
            <w:webHidden/>
          </w:rPr>
          <w:instrText xml:space="preserve"> PAGEREF _Toc50719193 \h </w:instrText>
        </w:r>
        <w:r w:rsidR="00CF4B14">
          <w:rPr>
            <w:webHidden/>
          </w:rPr>
        </w:r>
        <w:r w:rsidR="00CF4B14">
          <w:rPr>
            <w:webHidden/>
          </w:rPr>
          <w:fldChar w:fldCharType="separate"/>
        </w:r>
        <w:r w:rsidR="00CF4B14">
          <w:rPr>
            <w:webHidden/>
          </w:rPr>
          <w:t>54</w:t>
        </w:r>
        <w:r w:rsidR="00CF4B14">
          <w:rPr>
            <w:webHidden/>
          </w:rPr>
          <w:fldChar w:fldCharType="end"/>
        </w:r>
      </w:hyperlink>
    </w:p>
    <w:p w14:paraId="1493BA05" w14:textId="6E6E905C" w:rsidR="00CF4B14" w:rsidRDefault="00000000">
      <w:pPr>
        <w:pStyle w:val="TOC1"/>
        <w:rPr>
          <w:rFonts w:asciiTheme="minorHAnsi" w:eastAsiaTheme="minorEastAsia" w:hAnsiTheme="minorHAnsi" w:cstheme="minorBidi"/>
          <w:color w:val="auto"/>
        </w:rPr>
      </w:pPr>
      <w:hyperlink w:anchor="_Toc50719194" w:history="1">
        <w:r w:rsidR="00CF4B14" w:rsidRPr="009F1CA7">
          <w:rPr>
            <w:rStyle w:val="Hyperlink"/>
          </w:rPr>
          <w:t>Table 5.4.8: Comparison of Time Allocation, by Sex, Feed the Future Phase One Baseline and Endline ZOI Surveys</w:t>
        </w:r>
        <w:r w:rsidR="00CF4B14">
          <w:rPr>
            <w:webHidden/>
          </w:rPr>
          <w:tab/>
        </w:r>
        <w:r w:rsidR="00CF4B14">
          <w:rPr>
            <w:webHidden/>
          </w:rPr>
          <w:fldChar w:fldCharType="begin"/>
        </w:r>
        <w:r w:rsidR="00CF4B14">
          <w:rPr>
            <w:webHidden/>
          </w:rPr>
          <w:instrText xml:space="preserve"> PAGEREF _Toc50719194 \h </w:instrText>
        </w:r>
        <w:r w:rsidR="00CF4B14">
          <w:rPr>
            <w:webHidden/>
          </w:rPr>
        </w:r>
        <w:r w:rsidR="00CF4B14">
          <w:rPr>
            <w:webHidden/>
          </w:rPr>
          <w:fldChar w:fldCharType="separate"/>
        </w:r>
        <w:r w:rsidR="00CF4B14">
          <w:rPr>
            <w:webHidden/>
          </w:rPr>
          <w:t>56</w:t>
        </w:r>
        <w:r w:rsidR="00CF4B14">
          <w:rPr>
            <w:webHidden/>
          </w:rPr>
          <w:fldChar w:fldCharType="end"/>
        </w:r>
      </w:hyperlink>
    </w:p>
    <w:p w14:paraId="0254157B" w14:textId="4A950634" w:rsidR="00CF4B14" w:rsidRDefault="00000000">
      <w:pPr>
        <w:pStyle w:val="TOC1"/>
        <w:rPr>
          <w:rFonts w:asciiTheme="minorHAnsi" w:eastAsiaTheme="minorEastAsia" w:hAnsiTheme="minorHAnsi" w:cstheme="minorBidi"/>
          <w:color w:val="auto"/>
        </w:rPr>
      </w:pPr>
      <w:hyperlink w:anchor="_Toc50719195" w:history="1">
        <w:r w:rsidR="00CF4B14" w:rsidRPr="009F1CA7">
          <w:rPr>
            <w:rStyle w:val="Hyperlink"/>
          </w:rPr>
          <w:t>Table 6.1: Comparison of Household Hunger in the Phase One ZOI, by Severity,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_Toc50719195 \h </w:instrText>
        </w:r>
        <w:r w:rsidR="00CF4B14">
          <w:rPr>
            <w:webHidden/>
          </w:rPr>
        </w:r>
        <w:r w:rsidR="00CF4B14">
          <w:rPr>
            <w:webHidden/>
          </w:rPr>
          <w:fldChar w:fldCharType="separate"/>
        </w:r>
        <w:r w:rsidR="00CF4B14">
          <w:rPr>
            <w:webHidden/>
          </w:rPr>
          <w:t>59</w:t>
        </w:r>
        <w:r w:rsidR="00CF4B14">
          <w:rPr>
            <w:webHidden/>
          </w:rPr>
          <w:fldChar w:fldCharType="end"/>
        </w:r>
      </w:hyperlink>
    </w:p>
    <w:p w14:paraId="6EC8D259" w14:textId="35E7306B" w:rsidR="00CF4B14" w:rsidRDefault="00000000">
      <w:pPr>
        <w:pStyle w:val="TOC1"/>
        <w:rPr>
          <w:rFonts w:asciiTheme="minorHAnsi" w:eastAsiaTheme="minorEastAsia" w:hAnsiTheme="minorHAnsi" w:cstheme="minorBidi"/>
          <w:color w:val="auto"/>
        </w:rPr>
      </w:pPr>
      <w:hyperlink w:anchor="_Toc50719196" w:history="1">
        <w:r w:rsidR="00CF4B14" w:rsidRPr="009F1CA7">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_Toc50719196 \h </w:instrText>
        </w:r>
        <w:r w:rsidR="00CF4B14">
          <w:rPr>
            <w:webHidden/>
          </w:rPr>
        </w:r>
        <w:r w:rsidR="00CF4B14">
          <w:rPr>
            <w:webHidden/>
          </w:rPr>
          <w:fldChar w:fldCharType="separate"/>
        </w:r>
        <w:r w:rsidR="00CF4B14">
          <w:rPr>
            <w:webHidden/>
          </w:rPr>
          <w:t>60</w:t>
        </w:r>
        <w:r w:rsidR="00CF4B14">
          <w:rPr>
            <w:webHidden/>
          </w:rPr>
          <w:fldChar w:fldCharType="end"/>
        </w:r>
      </w:hyperlink>
    </w:p>
    <w:p w14:paraId="293A9B5A" w14:textId="2D78D9CE" w:rsidR="00CF4B14" w:rsidRDefault="00000000">
      <w:pPr>
        <w:pStyle w:val="TOC1"/>
        <w:rPr>
          <w:rFonts w:asciiTheme="minorHAnsi" w:eastAsiaTheme="minorEastAsia" w:hAnsiTheme="minorHAnsi" w:cstheme="minorBidi"/>
          <w:color w:val="auto"/>
        </w:rPr>
      </w:pPr>
      <w:hyperlink w:anchor="_Toc50719197" w:history="1">
        <w:r w:rsidR="00CF4B14" w:rsidRPr="009F1CA7">
          <w:rPr>
            <w:rStyle w:val="Hyperlink"/>
          </w:rPr>
          <w:t>Table 6.2.2: Comparison of Percent of Women of Reproductive Age Who Consumed Specified Foods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_Toc50719197 \h </w:instrText>
        </w:r>
        <w:r w:rsidR="00CF4B14">
          <w:rPr>
            <w:webHidden/>
          </w:rPr>
        </w:r>
        <w:r w:rsidR="00CF4B14">
          <w:rPr>
            <w:webHidden/>
          </w:rPr>
          <w:fldChar w:fldCharType="separate"/>
        </w:r>
        <w:r w:rsidR="00CF4B14">
          <w:rPr>
            <w:webHidden/>
          </w:rPr>
          <w:t>61</w:t>
        </w:r>
        <w:r w:rsidR="00CF4B14">
          <w:rPr>
            <w:webHidden/>
          </w:rPr>
          <w:fldChar w:fldCharType="end"/>
        </w:r>
      </w:hyperlink>
    </w:p>
    <w:p w14:paraId="4866816B" w14:textId="49B87E04" w:rsidR="00CF4B14" w:rsidRDefault="00000000">
      <w:pPr>
        <w:pStyle w:val="TOC1"/>
        <w:rPr>
          <w:rFonts w:asciiTheme="minorHAnsi" w:eastAsiaTheme="minorEastAsia" w:hAnsiTheme="minorHAnsi" w:cstheme="minorBidi"/>
          <w:color w:val="auto"/>
        </w:rPr>
      </w:pPr>
      <w:hyperlink w:anchor="_Toc50719198" w:history="1">
        <w:r w:rsidR="00CF4B14" w:rsidRPr="009F1CA7">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_Toc50719198 \h </w:instrText>
        </w:r>
        <w:r w:rsidR="00CF4B14">
          <w:rPr>
            <w:webHidden/>
          </w:rPr>
        </w:r>
        <w:r w:rsidR="00CF4B14">
          <w:rPr>
            <w:webHidden/>
          </w:rPr>
          <w:fldChar w:fldCharType="separate"/>
        </w:r>
        <w:r w:rsidR="00CF4B14">
          <w:rPr>
            <w:webHidden/>
          </w:rPr>
          <w:t>62</w:t>
        </w:r>
        <w:r w:rsidR="00CF4B14">
          <w:rPr>
            <w:webHidden/>
          </w:rPr>
          <w:fldChar w:fldCharType="end"/>
        </w:r>
      </w:hyperlink>
    </w:p>
    <w:p w14:paraId="1F7FC8C7" w14:textId="55F13A71" w:rsidR="00CF4B14" w:rsidRDefault="00000000">
      <w:pPr>
        <w:pStyle w:val="TOC1"/>
        <w:rPr>
          <w:rFonts w:asciiTheme="minorHAnsi" w:eastAsiaTheme="minorEastAsia" w:hAnsiTheme="minorHAnsi" w:cstheme="minorBidi"/>
          <w:color w:val="auto"/>
        </w:rPr>
      </w:pPr>
      <w:hyperlink w:anchor="_Toc50719199" w:history="1">
        <w:r w:rsidR="00CF4B14" w:rsidRPr="009F1CA7">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_Toc50719199 \h </w:instrText>
        </w:r>
        <w:r w:rsidR="00CF4B14">
          <w:rPr>
            <w:webHidden/>
          </w:rPr>
        </w:r>
        <w:r w:rsidR="00CF4B14">
          <w:rPr>
            <w:webHidden/>
          </w:rPr>
          <w:fldChar w:fldCharType="separate"/>
        </w:r>
        <w:r w:rsidR="00CF4B14">
          <w:rPr>
            <w:webHidden/>
          </w:rPr>
          <w:t>64</w:t>
        </w:r>
        <w:r w:rsidR="00CF4B14">
          <w:rPr>
            <w:webHidden/>
          </w:rPr>
          <w:fldChar w:fldCharType="end"/>
        </w:r>
      </w:hyperlink>
    </w:p>
    <w:p w14:paraId="04464B25" w14:textId="24B1D444" w:rsidR="00CF4B14" w:rsidRDefault="00000000">
      <w:pPr>
        <w:pStyle w:val="TOC1"/>
        <w:rPr>
          <w:rFonts w:asciiTheme="minorHAnsi" w:eastAsiaTheme="minorEastAsia" w:hAnsiTheme="minorHAnsi" w:cstheme="minorBidi"/>
          <w:color w:val="auto"/>
        </w:rPr>
      </w:pPr>
      <w:hyperlink w:anchor="_Toc50719200" w:history="1">
        <w:r w:rsidR="00CF4B14" w:rsidRPr="009F1CA7">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CF4B14">
          <w:rPr>
            <w:webHidden/>
          </w:rPr>
          <w:tab/>
        </w:r>
        <w:r w:rsidR="00CF4B14">
          <w:rPr>
            <w:webHidden/>
          </w:rPr>
          <w:fldChar w:fldCharType="begin"/>
        </w:r>
        <w:r w:rsidR="00CF4B14">
          <w:rPr>
            <w:webHidden/>
          </w:rPr>
          <w:instrText xml:space="preserve"> PAGEREF _Toc50719200 \h </w:instrText>
        </w:r>
        <w:r w:rsidR="00CF4B14">
          <w:rPr>
            <w:webHidden/>
          </w:rPr>
        </w:r>
        <w:r w:rsidR="00CF4B14">
          <w:rPr>
            <w:webHidden/>
          </w:rPr>
          <w:fldChar w:fldCharType="separate"/>
        </w:r>
        <w:r w:rsidR="00CF4B14">
          <w:rPr>
            <w:webHidden/>
          </w:rPr>
          <w:t>66</w:t>
        </w:r>
        <w:r w:rsidR="00CF4B14">
          <w:rPr>
            <w:webHidden/>
          </w:rPr>
          <w:fldChar w:fldCharType="end"/>
        </w:r>
      </w:hyperlink>
    </w:p>
    <w:p w14:paraId="17BD7D8C" w14:textId="79B6A0B1" w:rsidR="00CF4B14" w:rsidRDefault="00000000">
      <w:pPr>
        <w:pStyle w:val="TOC1"/>
        <w:rPr>
          <w:rFonts w:asciiTheme="minorHAnsi" w:eastAsiaTheme="minorEastAsia" w:hAnsiTheme="minorHAnsi" w:cstheme="minorBidi"/>
          <w:color w:val="auto"/>
        </w:rPr>
      </w:pPr>
      <w:hyperlink w:anchor="_Toc50719201" w:history="1">
        <w:r w:rsidR="00CF4B14" w:rsidRPr="009F1CA7">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_Toc50719201 \h </w:instrText>
        </w:r>
        <w:r w:rsidR="00CF4B14">
          <w:rPr>
            <w:webHidden/>
          </w:rPr>
        </w:r>
        <w:r w:rsidR="00CF4B14">
          <w:rPr>
            <w:webHidden/>
          </w:rPr>
          <w:fldChar w:fldCharType="separate"/>
        </w:r>
        <w:r w:rsidR="00CF4B14">
          <w:rPr>
            <w:webHidden/>
          </w:rPr>
          <w:t>69</w:t>
        </w:r>
        <w:r w:rsidR="00CF4B14">
          <w:rPr>
            <w:webHidden/>
          </w:rPr>
          <w:fldChar w:fldCharType="end"/>
        </w:r>
      </w:hyperlink>
    </w:p>
    <w:p w14:paraId="5B8612B0" w14:textId="16FEF63C" w:rsidR="00CF4B14" w:rsidRDefault="00000000">
      <w:pPr>
        <w:pStyle w:val="TOC1"/>
        <w:rPr>
          <w:rFonts w:asciiTheme="minorHAnsi" w:eastAsiaTheme="minorEastAsia" w:hAnsiTheme="minorHAnsi" w:cstheme="minorBidi"/>
          <w:color w:val="auto"/>
        </w:rPr>
      </w:pPr>
      <w:hyperlink w:anchor="_Toc50719202" w:history="1">
        <w:r w:rsidR="00CF4B14" w:rsidRPr="009F1CA7">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_Toc50719202 \h </w:instrText>
        </w:r>
        <w:r w:rsidR="00CF4B14">
          <w:rPr>
            <w:webHidden/>
          </w:rPr>
        </w:r>
        <w:r w:rsidR="00CF4B14">
          <w:rPr>
            <w:webHidden/>
          </w:rPr>
          <w:fldChar w:fldCharType="separate"/>
        </w:r>
        <w:r w:rsidR="00CF4B14">
          <w:rPr>
            <w:webHidden/>
          </w:rPr>
          <w:t>71</w:t>
        </w:r>
        <w:r w:rsidR="00CF4B14">
          <w:rPr>
            <w:webHidden/>
          </w:rPr>
          <w:fldChar w:fldCharType="end"/>
        </w:r>
      </w:hyperlink>
    </w:p>
    <w:p w14:paraId="4187D7EF" w14:textId="2E174EA1" w:rsidR="00CF4B14" w:rsidRDefault="00000000">
      <w:pPr>
        <w:pStyle w:val="TOC1"/>
        <w:rPr>
          <w:rFonts w:asciiTheme="minorHAnsi" w:eastAsiaTheme="minorEastAsia" w:hAnsiTheme="minorHAnsi" w:cstheme="minorBidi"/>
          <w:color w:val="auto"/>
        </w:rPr>
      </w:pPr>
      <w:hyperlink w:anchor="_Toc50719203" w:history="1">
        <w:r w:rsidR="00CF4B14" w:rsidRPr="009F1CA7">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_Toc50719203 \h </w:instrText>
        </w:r>
        <w:r w:rsidR="00CF4B14">
          <w:rPr>
            <w:webHidden/>
          </w:rPr>
        </w:r>
        <w:r w:rsidR="00CF4B14">
          <w:rPr>
            <w:webHidden/>
          </w:rPr>
          <w:fldChar w:fldCharType="separate"/>
        </w:r>
        <w:r w:rsidR="00CF4B14">
          <w:rPr>
            <w:webHidden/>
          </w:rPr>
          <w:t>74</w:t>
        </w:r>
        <w:r w:rsidR="00CF4B14">
          <w:rPr>
            <w:webHidden/>
          </w:rPr>
          <w:fldChar w:fldCharType="end"/>
        </w:r>
      </w:hyperlink>
    </w:p>
    <w:p w14:paraId="1373B82E" w14:textId="5D6A3164" w:rsidR="00CF4B14" w:rsidRDefault="00000000">
      <w:pPr>
        <w:pStyle w:val="TOC1"/>
        <w:rPr>
          <w:rFonts w:asciiTheme="minorHAnsi" w:eastAsiaTheme="minorEastAsia" w:hAnsiTheme="minorHAnsi" w:cstheme="minorBidi"/>
          <w:color w:val="auto"/>
        </w:rPr>
      </w:pPr>
      <w:hyperlink w:anchor="_Toc50719204" w:history="1">
        <w:r w:rsidR="00CF4B14" w:rsidRPr="009F1CA7">
          <w:rPr>
            <w:rStyle w:val="Hyperlink"/>
          </w:rPr>
          <w:t>Table 7.2.3: Comparison of Prevalence of Healthy Weight, Overweight, and Obesity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_Toc50719204 \h </w:instrText>
        </w:r>
        <w:r w:rsidR="00CF4B14">
          <w:rPr>
            <w:webHidden/>
          </w:rPr>
        </w:r>
        <w:r w:rsidR="00CF4B14">
          <w:rPr>
            <w:webHidden/>
          </w:rPr>
          <w:fldChar w:fldCharType="separate"/>
        </w:r>
        <w:r w:rsidR="00CF4B14">
          <w:rPr>
            <w:webHidden/>
          </w:rPr>
          <w:t>76</w:t>
        </w:r>
        <w:r w:rsidR="00CF4B14">
          <w:rPr>
            <w:webHidden/>
          </w:rPr>
          <w:fldChar w:fldCharType="end"/>
        </w:r>
      </w:hyperlink>
    </w:p>
    <w:p w14:paraId="596D73B5" w14:textId="03E70028" w:rsidR="00CF4B14" w:rsidRDefault="00000000">
      <w:pPr>
        <w:pStyle w:val="TOC1"/>
        <w:rPr>
          <w:rFonts w:asciiTheme="minorHAnsi" w:eastAsiaTheme="minorEastAsia" w:hAnsiTheme="minorHAnsi" w:cstheme="minorBidi"/>
          <w:color w:val="auto"/>
        </w:rPr>
      </w:pPr>
      <w:hyperlink w:anchor="_Toc50719205" w:history="1">
        <w:r w:rsidR="00CF4B14" w:rsidRPr="009F1CA7">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_Toc50719205 \h </w:instrText>
        </w:r>
        <w:r w:rsidR="00CF4B14">
          <w:rPr>
            <w:webHidden/>
          </w:rPr>
        </w:r>
        <w:r w:rsidR="00CF4B14">
          <w:rPr>
            <w:webHidden/>
          </w:rPr>
          <w:fldChar w:fldCharType="separate"/>
        </w:r>
        <w:r w:rsidR="00CF4B14">
          <w:rPr>
            <w:webHidden/>
          </w:rPr>
          <w:t>79</w:t>
        </w:r>
        <w:r w:rsidR="00CF4B14">
          <w:rPr>
            <w:webHidden/>
          </w:rPr>
          <w:fldChar w:fldCharType="end"/>
        </w:r>
      </w:hyperlink>
    </w:p>
    <w:p w14:paraId="56FCCD08" w14:textId="0680CCD3" w:rsidR="00CF4B14" w:rsidRDefault="00000000">
      <w:pPr>
        <w:pStyle w:val="TOC1"/>
        <w:rPr>
          <w:rFonts w:asciiTheme="minorHAnsi" w:eastAsiaTheme="minorEastAsia" w:hAnsiTheme="minorHAnsi" w:cstheme="minorBidi"/>
          <w:color w:val="auto"/>
        </w:rPr>
      </w:pPr>
      <w:hyperlink w:anchor="_Toc50719206" w:history="1">
        <w:r w:rsidR="00CF4B14" w:rsidRPr="009F1CA7">
          <w:rPr>
            <w:rStyle w:val="Hyperlink"/>
          </w:rPr>
          <w:t>Table A1.1: Feed the Future Phase One ZOI Indicator Estimates, by Key Disaggregates: [Country] [Baseline Year(s)]-[Endline Year(s)]</w:t>
        </w:r>
        <w:r w:rsidR="00CF4B14">
          <w:rPr>
            <w:webHidden/>
          </w:rPr>
          <w:tab/>
        </w:r>
        <w:r w:rsidR="00CF4B14">
          <w:rPr>
            <w:webHidden/>
          </w:rPr>
          <w:fldChar w:fldCharType="begin"/>
        </w:r>
        <w:r w:rsidR="00CF4B14">
          <w:rPr>
            <w:webHidden/>
          </w:rPr>
          <w:instrText xml:space="preserve"> PAGEREF _Toc50719206 \h </w:instrText>
        </w:r>
        <w:r w:rsidR="00CF4B14">
          <w:rPr>
            <w:webHidden/>
          </w:rPr>
        </w:r>
        <w:r w:rsidR="00CF4B14">
          <w:rPr>
            <w:webHidden/>
          </w:rPr>
          <w:fldChar w:fldCharType="separate"/>
        </w:r>
        <w:r w:rsidR="00CF4B14">
          <w:rPr>
            <w:webHidden/>
          </w:rPr>
          <w:t>86</w:t>
        </w:r>
        <w:r w:rsidR="00CF4B14">
          <w:rPr>
            <w:webHidden/>
          </w:rPr>
          <w:fldChar w:fldCharType="end"/>
        </w:r>
      </w:hyperlink>
    </w:p>
    <w:p w14:paraId="3B52836C" w14:textId="3B5759C0" w:rsidR="00CF4B14" w:rsidRDefault="00000000">
      <w:pPr>
        <w:pStyle w:val="TOC1"/>
        <w:rPr>
          <w:rFonts w:asciiTheme="minorHAnsi" w:eastAsiaTheme="minorEastAsia" w:hAnsiTheme="minorHAnsi" w:cstheme="minorBidi"/>
          <w:color w:val="auto"/>
        </w:rPr>
      </w:pPr>
      <w:hyperlink w:anchor="_Toc50719207" w:history="1">
        <w:r w:rsidR="00CF4B14" w:rsidRPr="009F1CA7">
          <w:rPr>
            <w:rStyle w:val="Hyperlink"/>
          </w:rPr>
          <w:t>Table A1.2.1: Comparison of Response Rates in the Phase One ZOI, by Module, Feed the Future Phase One Baseline and Endline ZOI Surveys</w:t>
        </w:r>
        <w:r w:rsidR="00CF4B14">
          <w:rPr>
            <w:webHidden/>
          </w:rPr>
          <w:tab/>
        </w:r>
        <w:r w:rsidR="00CF4B14">
          <w:rPr>
            <w:webHidden/>
          </w:rPr>
          <w:fldChar w:fldCharType="begin"/>
        </w:r>
        <w:r w:rsidR="00CF4B14">
          <w:rPr>
            <w:webHidden/>
          </w:rPr>
          <w:instrText xml:space="preserve"> PAGEREF _Toc50719207 \h </w:instrText>
        </w:r>
        <w:r w:rsidR="00CF4B14">
          <w:rPr>
            <w:webHidden/>
          </w:rPr>
        </w:r>
        <w:r w:rsidR="00CF4B14">
          <w:rPr>
            <w:webHidden/>
          </w:rPr>
          <w:fldChar w:fldCharType="separate"/>
        </w:r>
        <w:r w:rsidR="00CF4B14">
          <w:rPr>
            <w:webHidden/>
          </w:rPr>
          <w:t>89</w:t>
        </w:r>
        <w:r w:rsidR="00CF4B14">
          <w:rPr>
            <w:webHidden/>
          </w:rPr>
          <w:fldChar w:fldCharType="end"/>
        </w:r>
      </w:hyperlink>
    </w:p>
    <w:p w14:paraId="6788A611" w14:textId="709D0047" w:rsidR="00CF4B14" w:rsidRDefault="00000000">
      <w:pPr>
        <w:pStyle w:val="TOC1"/>
        <w:rPr>
          <w:rFonts w:asciiTheme="minorHAnsi" w:eastAsiaTheme="minorEastAsia" w:hAnsiTheme="minorHAnsi" w:cstheme="minorBidi"/>
          <w:color w:val="auto"/>
        </w:rPr>
      </w:pPr>
      <w:hyperlink w:anchor="_Toc50719208" w:history="1">
        <w:r w:rsidR="00CF4B14" w:rsidRPr="009F1CA7">
          <w:rPr>
            <w:rStyle w:val="Hyperlink"/>
          </w:rPr>
          <w:t>Table A1.3.1: Household Demographic Characteristics in the Phase One ZOI, by Gendered Household Type, Feed the Future Phase One Endline ZOI Survey</w:t>
        </w:r>
        <w:r w:rsidR="00CF4B14">
          <w:rPr>
            <w:webHidden/>
          </w:rPr>
          <w:tab/>
        </w:r>
        <w:r w:rsidR="00CF4B14">
          <w:rPr>
            <w:webHidden/>
          </w:rPr>
          <w:fldChar w:fldCharType="begin"/>
        </w:r>
        <w:r w:rsidR="00CF4B14">
          <w:rPr>
            <w:webHidden/>
          </w:rPr>
          <w:instrText xml:space="preserve"> PAGEREF _Toc50719208 \h </w:instrText>
        </w:r>
        <w:r w:rsidR="00CF4B14">
          <w:rPr>
            <w:webHidden/>
          </w:rPr>
        </w:r>
        <w:r w:rsidR="00CF4B14">
          <w:rPr>
            <w:webHidden/>
          </w:rPr>
          <w:fldChar w:fldCharType="separate"/>
        </w:r>
        <w:r w:rsidR="00CF4B14">
          <w:rPr>
            <w:webHidden/>
          </w:rPr>
          <w:t>91</w:t>
        </w:r>
        <w:r w:rsidR="00CF4B14">
          <w:rPr>
            <w:webHidden/>
          </w:rPr>
          <w:fldChar w:fldCharType="end"/>
        </w:r>
      </w:hyperlink>
    </w:p>
    <w:p w14:paraId="0057C03B" w14:textId="49C78596" w:rsidR="00CF4B14" w:rsidRDefault="00000000">
      <w:pPr>
        <w:pStyle w:val="TOC1"/>
        <w:rPr>
          <w:rFonts w:asciiTheme="minorHAnsi" w:eastAsiaTheme="minorEastAsia" w:hAnsiTheme="minorHAnsi" w:cstheme="minorBidi"/>
          <w:color w:val="auto"/>
        </w:rPr>
      </w:pPr>
      <w:hyperlink w:anchor="_Toc50719209" w:history="1">
        <w:r w:rsidR="00CF4B14" w:rsidRPr="009F1CA7">
          <w:rPr>
            <w:rStyle w:val="Hyperlink"/>
          </w:rPr>
          <w:t>Table A1.3.2: Characteristics of Primary Adult Female and Male Decisionmakers in the Phase One ZOI, Feed the Future Phase One Endline Survey</w:t>
        </w:r>
        <w:r w:rsidR="00CF4B14">
          <w:rPr>
            <w:webHidden/>
          </w:rPr>
          <w:tab/>
        </w:r>
        <w:r w:rsidR="00CF4B14">
          <w:rPr>
            <w:webHidden/>
          </w:rPr>
          <w:fldChar w:fldCharType="begin"/>
        </w:r>
        <w:r w:rsidR="00CF4B14">
          <w:rPr>
            <w:webHidden/>
          </w:rPr>
          <w:instrText xml:space="preserve"> PAGEREF _Toc50719209 \h </w:instrText>
        </w:r>
        <w:r w:rsidR="00CF4B14">
          <w:rPr>
            <w:webHidden/>
          </w:rPr>
        </w:r>
        <w:r w:rsidR="00CF4B14">
          <w:rPr>
            <w:webHidden/>
          </w:rPr>
          <w:fldChar w:fldCharType="separate"/>
        </w:r>
        <w:r w:rsidR="00CF4B14">
          <w:rPr>
            <w:webHidden/>
          </w:rPr>
          <w:t>92</w:t>
        </w:r>
        <w:r w:rsidR="00CF4B14">
          <w:rPr>
            <w:webHidden/>
          </w:rPr>
          <w:fldChar w:fldCharType="end"/>
        </w:r>
      </w:hyperlink>
    </w:p>
    <w:p w14:paraId="41765A0C" w14:textId="4769E20A" w:rsidR="00CF4B14" w:rsidRDefault="00000000">
      <w:pPr>
        <w:pStyle w:val="TOC1"/>
        <w:rPr>
          <w:rFonts w:asciiTheme="minorHAnsi" w:eastAsiaTheme="minorEastAsia" w:hAnsiTheme="minorHAnsi" w:cstheme="minorBidi"/>
          <w:color w:val="auto"/>
        </w:rPr>
      </w:pPr>
      <w:hyperlink w:anchor="_Toc50719210" w:history="1">
        <w:r w:rsidR="00CF4B14" w:rsidRPr="009F1CA7">
          <w:rPr>
            <w:rStyle w:val="Hyperlink"/>
          </w:rPr>
          <w:t>Table A1.4.1.1: Comparison of Average Consumption Shortfall of the Poor at the USD $1.25 (2005 PPP) Per Person Per Day Threshold in the Phase One ZOI, USD (2005 PPP),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_Toc50719210 \h </w:instrText>
        </w:r>
        <w:r w:rsidR="00CF4B14">
          <w:rPr>
            <w:webHidden/>
          </w:rPr>
        </w:r>
        <w:r w:rsidR="00CF4B14">
          <w:rPr>
            <w:webHidden/>
          </w:rPr>
          <w:fldChar w:fldCharType="separate"/>
        </w:r>
        <w:r w:rsidR="00CF4B14">
          <w:rPr>
            <w:webHidden/>
          </w:rPr>
          <w:t>93</w:t>
        </w:r>
        <w:r w:rsidR="00CF4B14">
          <w:rPr>
            <w:webHidden/>
          </w:rPr>
          <w:fldChar w:fldCharType="end"/>
        </w:r>
      </w:hyperlink>
    </w:p>
    <w:p w14:paraId="74694431" w14:textId="35EA02EB" w:rsidR="00CF4B14" w:rsidRDefault="00000000">
      <w:pPr>
        <w:pStyle w:val="TOC1"/>
        <w:rPr>
          <w:rFonts w:asciiTheme="minorHAnsi" w:eastAsiaTheme="minorEastAsia" w:hAnsiTheme="minorHAnsi" w:cstheme="minorBidi"/>
          <w:color w:val="auto"/>
        </w:rPr>
      </w:pPr>
      <w:hyperlink w:anchor="_Toc50719211" w:history="1">
        <w:r w:rsidR="00CF4B14" w:rsidRPr="009F1CA7">
          <w:rPr>
            <w:rStyle w:val="Hyperlink"/>
          </w:rPr>
          <w:t>Table A1.4.1.2: Comparison of Average Consumption Shortfall of the Poor at the USD $1.25 (2005 PPP) Per Person Per Day Threshold in the Phase One ZOI,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_Toc50719211 \h </w:instrText>
        </w:r>
        <w:r w:rsidR="00CF4B14">
          <w:rPr>
            <w:webHidden/>
          </w:rPr>
        </w:r>
        <w:r w:rsidR="00CF4B14">
          <w:rPr>
            <w:webHidden/>
          </w:rPr>
          <w:fldChar w:fldCharType="separate"/>
        </w:r>
        <w:r w:rsidR="00CF4B14">
          <w:rPr>
            <w:webHidden/>
          </w:rPr>
          <w:t>94</w:t>
        </w:r>
        <w:r w:rsidR="00CF4B14">
          <w:rPr>
            <w:webHidden/>
          </w:rPr>
          <w:fldChar w:fldCharType="end"/>
        </w:r>
      </w:hyperlink>
    </w:p>
    <w:p w14:paraId="0569FF1F" w14:textId="64E3696E" w:rsidR="00CF4B14" w:rsidRDefault="00000000">
      <w:pPr>
        <w:pStyle w:val="TOC1"/>
        <w:rPr>
          <w:rFonts w:asciiTheme="minorHAnsi" w:eastAsiaTheme="minorEastAsia" w:hAnsiTheme="minorHAnsi" w:cstheme="minorBidi"/>
          <w:color w:val="auto"/>
        </w:rPr>
      </w:pPr>
      <w:hyperlink w:anchor="_Toc50719212" w:history="1">
        <w:r w:rsidR="00CF4B14" w:rsidRPr="009F1CA7">
          <w:rPr>
            <w:rStyle w:val="Hyperlink"/>
          </w:rPr>
          <w:t>Table A1.4.2.1: Comparison of Average Consumption Shortfall of the Poor in the Phase One ZOI at the National Extreme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_Toc50719212 \h </w:instrText>
        </w:r>
        <w:r w:rsidR="00CF4B14">
          <w:rPr>
            <w:webHidden/>
          </w:rPr>
        </w:r>
        <w:r w:rsidR="00CF4B14">
          <w:rPr>
            <w:webHidden/>
          </w:rPr>
          <w:fldChar w:fldCharType="separate"/>
        </w:r>
        <w:r w:rsidR="00CF4B14">
          <w:rPr>
            <w:webHidden/>
          </w:rPr>
          <w:t>95</w:t>
        </w:r>
        <w:r w:rsidR="00CF4B14">
          <w:rPr>
            <w:webHidden/>
          </w:rPr>
          <w:fldChar w:fldCharType="end"/>
        </w:r>
      </w:hyperlink>
    </w:p>
    <w:p w14:paraId="4E6CEA5B" w14:textId="5C495EF6" w:rsidR="00CF4B14" w:rsidRDefault="00000000">
      <w:pPr>
        <w:pStyle w:val="TOC1"/>
        <w:rPr>
          <w:rFonts w:asciiTheme="minorHAnsi" w:eastAsiaTheme="minorEastAsia" w:hAnsiTheme="minorHAnsi" w:cstheme="minorBidi"/>
          <w:color w:val="auto"/>
        </w:rPr>
      </w:pPr>
      <w:hyperlink w:anchor="_Toc50719213" w:history="1">
        <w:r w:rsidR="00CF4B14" w:rsidRPr="009F1CA7">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_Toc50719213 \h </w:instrText>
        </w:r>
        <w:r w:rsidR="00CF4B14">
          <w:rPr>
            <w:webHidden/>
          </w:rPr>
        </w:r>
        <w:r w:rsidR="00CF4B14">
          <w:rPr>
            <w:webHidden/>
          </w:rPr>
          <w:fldChar w:fldCharType="separate"/>
        </w:r>
        <w:r w:rsidR="00CF4B14">
          <w:rPr>
            <w:webHidden/>
          </w:rPr>
          <w:t>96</w:t>
        </w:r>
        <w:r w:rsidR="00CF4B14">
          <w:rPr>
            <w:webHidden/>
          </w:rPr>
          <w:fldChar w:fldCharType="end"/>
        </w:r>
      </w:hyperlink>
    </w:p>
    <w:p w14:paraId="43677156" w14:textId="02686397" w:rsidR="00CF4B14" w:rsidRDefault="00000000">
      <w:pPr>
        <w:pStyle w:val="TOC1"/>
        <w:rPr>
          <w:rFonts w:asciiTheme="minorHAnsi" w:eastAsiaTheme="minorEastAsia" w:hAnsiTheme="minorHAnsi" w:cstheme="minorBidi"/>
          <w:color w:val="auto"/>
        </w:rPr>
      </w:pPr>
      <w:hyperlink w:anchor="_Toc50719214" w:history="1">
        <w:r w:rsidR="00CF4B14" w:rsidRPr="009F1CA7">
          <w:rPr>
            <w:rStyle w:val="Hyperlink"/>
          </w:rPr>
          <w:t>Table A1.4.3.1: Comparison of Average Consumption Shortfall of the Poor in the Phase One ZOI at the National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_Toc50719214 \h </w:instrText>
        </w:r>
        <w:r w:rsidR="00CF4B14">
          <w:rPr>
            <w:webHidden/>
          </w:rPr>
        </w:r>
        <w:r w:rsidR="00CF4B14">
          <w:rPr>
            <w:webHidden/>
          </w:rPr>
          <w:fldChar w:fldCharType="separate"/>
        </w:r>
        <w:r w:rsidR="00CF4B14">
          <w:rPr>
            <w:webHidden/>
          </w:rPr>
          <w:t>97</w:t>
        </w:r>
        <w:r w:rsidR="00CF4B14">
          <w:rPr>
            <w:webHidden/>
          </w:rPr>
          <w:fldChar w:fldCharType="end"/>
        </w:r>
      </w:hyperlink>
    </w:p>
    <w:p w14:paraId="7273C6A2" w14:textId="31BDB135" w:rsidR="00CF4B14" w:rsidRDefault="00000000">
      <w:pPr>
        <w:pStyle w:val="TOC1"/>
        <w:rPr>
          <w:rFonts w:asciiTheme="minorHAnsi" w:eastAsiaTheme="minorEastAsia" w:hAnsiTheme="minorHAnsi" w:cstheme="minorBidi"/>
          <w:color w:val="auto"/>
        </w:rPr>
      </w:pPr>
      <w:hyperlink w:anchor="_Toc50719215" w:history="1">
        <w:r w:rsidR="00CF4B14" w:rsidRPr="009F1CA7">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_Toc50719215 \h </w:instrText>
        </w:r>
        <w:r w:rsidR="00CF4B14">
          <w:rPr>
            <w:webHidden/>
          </w:rPr>
        </w:r>
        <w:r w:rsidR="00CF4B14">
          <w:rPr>
            <w:webHidden/>
          </w:rPr>
          <w:fldChar w:fldCharType="separate"/>
        </w:r>
        <w:r w:rsidR="00CF4B14">
          <w:rPr>
            <w:webHidden/>
          </w:rPr>
          <w:t>98</w:t>
        </w:r>
        <w:r w:rsidR="00CF4B14">
          <w:rPr>
            <w:webHidden/>
          </w:rPr>
          <w:fldChar w:fldCharType="end"/>
        </w:r>
      </w:hyperlink>
    </w:p>
    <w:p w14:paraId="5E981F40" w14:textId="4337BEC9" w:rsidR="00CF4B14" w:rsidRDefault="00000000">
      <w:pPr>
        <w:pStyle w:val="TOC1"/>
        <w:rPr>
          <w:rFonts w:asciiTheme="minorHAnsi" w:eastAsiaTheme="minorEastAsia" w:hAnsiTheme="minorHAnsi" w:cstheme="minorBidi"/>
          <w:color w:val="auto"/>
        </w:rPr>
      </w:pPr>
      <w:hyperlink w:anchor="_Toc50719216" w:history="1">
        <w:r w:rsidR="00CF4B14" w:rsidRPr="009F1CA7">
          <w:rPr>
            <w:rStyle w:val="Hyperlink"/>
          </w:rPr>
          <w:t>Table A1.5.1: Comparison of Adequate Achievement in Each A-WEAI Indicator in the Phase One ZOI Using Uncensored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_Toc50719216 \h </w:instrText>
        </w:r>
        <w:r w:rsidR="00CF4B14">
          <w:rPr>
            <w:webHidden/>
          </w:rPr>
        </w:r>
        <w:r w:rsidR="00CF4B14">
          <w:rPr>
            <w:webHidden/>
          </w:rPr>
          <w:fldChar w:fldCharType="separate"/>
        </w:r>
        <w:r w:rsidR="00CF4B14">
          <w:rPr>
            <w:webHidden/>
          </w:rPr>
          <w:t>99</w:t>
        </w:r>
        <w:r w:rsidR="00CF4B14">
          <w:rPr>
            <w:webHidden/>
          </w:rPr>
          <w:fldChar w:fldCharType="end"/>
        </w:r>
      </w:hyperlink>
    </w:p>
    <w:p w14:paraId="0CF3B165" w14:textId="7F1803F8" w:rsidR="00CF4B14" w:rsidRDefault="00000000">
      <w:pPr>
        <w:pStyle w:val="TOC1"/>
        <w:rPr>
          <w:rFonts w:asciiTheme="minorHAnsi" w:eastAsiaTheme="minorEastAsia" w:hAnsiTheme="minorHAnsi" w:cstheme="minorBidi"/>
          <w:color w:val="auto"/>
        </w:rPr>
      </w:pPr>
      <w:hyperlink w:anchor="_Toc50719217" w:history="1">
        <w:r w:rsidR="00CF4B14" w:rsidRPr="009F1CA7">
          <w:rPr>
            <w:rStyle w:val="Hyperlink"/>
          </w:rPr>
          <w:t>Table A1.5.2: Comparison of Participation in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_Toc50719217 \h </w:instrText>
        </w:r>
        <w:r w:rsidR="00CF4B14">
          <w:rPr>
            <w:webHidden/>
          </w:rPr>
        </w:r>
        <w:r w:rsidR="00CF4B14">
          <w:rPr>
            <w:webHidden/>
          </w:rPr>
          <w:fldChar w:fldCharType="separate"/>
        </w:r>
        <w:r w:rsidR="00CF4B14">
          <w:rPr>
            <w:webHidden/>
          </w:rPr>
          <w:t>101</w:t>
        </w:r>
        <w:r w:rsidR="00CF4B14">
          <w:rPr>
            <w:webHidden/>
          </w:rPr>
          <w:fldChar w:fldCharType="end"/>
        </w:r>
      </w:hyperlink>
    </w:p>
    <w:p w14:paraId="7BE92CAE" w14:textId="793AFC16" w:rsidR="00CF4B14" w:rsidRDefault="00000000">
      <w:pPr>
        <w:pStyle w:val="TOC1"/>
        <w:rPr>
          <w:rFonts w:asciiTheme="minorHAnsi" w:eastAsiaTheme="minorEastAsia" w:hAnsiTheme="minorHAnsi" w:cstheme="minorBidi"/>
          <w:color w:val="auto"/>
        </w:rPr>
      </w:pPr>
      <w:hyperlink w:anchor="_Toc50719218" w:history="1">
        <w:r w:rsidR="00CF4B14" w:rsidRPr="009F1CA7">
          <w:rPr>
            <w:rStyle w:val="Hyperlink"/>
          </w:rPr>
          <w:t>Table A1.5.3: Comparison of Mean Hours Devoted to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_Toc50719218 \h </w:instrText>
        </w:r>
        <w:r w:rsidR="00CF4B14">
          <w:rPr>
            <w:webHidden/>
          </w:rPr>
        </w:r>
        <w:r w:rsidR="00CF4B14">
          <w:rPr>
            <w:webHidden/>
          </w:rPr>
          <w:fldChar w:fldCharType="separate"/>
        </w:r>
        <w:r w:rsidR="00CF4B14">
          <w:rPr>
            <w:webHidden/>
          </w:rPr>
          <w:t>103</w:t>
        </w:r>
        <w:r w:rsidR="00CF4B14">
          <w:rPr>
            <w:webHidden/>
          </w:rPr>
          <w:fldChar w:fldCharType="end"/>
        </w:r>
      </w:hyperlink>
    </w:p>
    <w:p w14:paraId="3B6409DF" w14:textId="6BDD794F" w:rsidR="00CF4B14" w:rsidRDefault="00000000">
      <w:pPr>
        <w:pStyle w:val="TOC1"/>
        <w:rPr>
          <w:rFonts w:asciiTheme="minorHAnsi" w:eastAsiaTheme="minorEastAsia" w:hAnsiTheme="minorHAnsi" w:cstheme="minorBidi"/>
          <w:color w:val="auto"/>
        </w:rPr>
      </w:pPr>
      <w:hyperlink w:anchor="_Toc50719219" w:history="1">
        <w:r w:rsidR="00CF4B14" w:rsidRPr="009F1CA7">
          <w:rPr>
            <w:rStyle w:val="Hyperlink"/>
          </w:rPr>
          <w:t>Table A1.6.1.1: Comparison of Moderate to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_Toc50719219 \h </w:instrText>
        </w:r>
        <w:r w:rsidR="00CF4B14">
          <w:rPr>
            <w:webHidden/>
          </w:rPr>
        </w:r>
        <w:r w:rsidR="00CF4B14">
          <w:rPr>
            <w:webHidden/>
          </w:rPr>
          <w:fldChar w:fldCharType="separate"/>
        </w:r>
        <w:r w:rsidR="00CF4B14">
          <w:rPr>
            <w:webHidden/>
          </w:rPr>
          <w:t>105</w:t>
        </w:r>
        <w:r w:rsidR="00CF4B14">
          <w:rPr>
            <w:webHidden/>
          </w:rPr>
          <w:fldChar w:fldCharType="end"/>
        </w:r>
      </w:hyperlink>
    </w:p>
    <w:p w14:paraId="07DB70D4" w14:textId="533BD5A6" w:rsidR="00CF4B14" w:rsidRDefault="00000000">
      <w:pPr>
        <w:pStyle w:val="TOC1"/>
        <w:rPr>
          <w:rFonts w:asciiTheme="minorHAnsi" w:eastAsiaTheme="minorEastAsia" w:hAnsiTheme="minorHAnsi" w:cstheme="minorBidi"/>
          <w:color w:val="auto"/>
        </w:rPr>
      </w:pPr>
      <w:hyperlink w:anchor="_Toc50719220" w:history="1">
        <w:r w:rsidR="00CF4B14" w:rsidRPr="009F1CA7">
          <w:rPr>
            <w:rStyle w:val="Hyperlink"/>
          </w:rPr>
          <w:t>Table A1.6.1.2: Comparison of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_Toc50719220 \h </w:instrText>
        </w:r>
        <w:r w:rsidR="00CF4B14">
          <w:rPr>
            <w:webHidden/>
          </w:rPr>
        </w:r>
        <w:r w:rsidR="00CF4B14">
          <w:rPr>
            <w:webHidden/>
          </w:rPr>
          <w:fldChar w:fldCharType="separate"/>
        </w:r>
        <w:r w:rsidR="00CF4B14">
          <w:rPr>
            <w:webHidden/>
          </w:rPr>
          <w:t>106</w:t>
        </w:r>
        <w:r w:rsidR="00CF4B14">
          <w:rPr>
            <w:webHidden/>
          </w:rPr>
          <w:fldChar w:fldCharType="end"/>
        </w:r>
      </w:hyperlink>
    </w:p>
    <w:p w14:paraId="08842D11" w14:textId="401B8A8D" w:rsidR="00CF4B14" w:rsidRDefault="00000000">
      <w:pPr>
        <w:pStyle w:val="TOC1"/>
        <w:rPr>
          <w:rFonts w:asciiTheme="minorHAnsi" w:eastAsiaTheme="minorEastAsia" w:hAnsiTheme="minorHAnsi" w:cstheme="minorBidi"/>
          <w:color w:val="auto"/>
        </w:rPr>
      </w:pPr>
      <w:hyperlink w:anchor="_Toc50719221" w:history="1">
        <w:r w:rsidR="00CF4B14" w:rsidRPr="009F1CA7">
          <w:rPr>
            <w:rStyle w:val="Hyperlink"/>
          </w:rPr>
          <w:t>Table A1.6.1.3: Comparison of Moderate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_Toc50719221 \h </w:instrText>
        </w:r>
        <w:r w:rsidR="00CF4B14">
          <w:rPr>
            <w:webHidden/>
          </w:rPr>
        </w:r>
        <w:r w:rsidR="00CF4B14">
          <w:rPr>
            <w:webHidden/>
          </w:rPr>
          <w:fldChar w:fldCharType="separate"/>
        </w:r>
        <w:r w:rsidR="00CF4B14">
          <w:rPr>
            <w:webHidden/>
          </w:rPr>
          <w:t>107</w:t>
        </w:r>
        <w:r w:rsidR="00CF4B14">
          <w:rPr>
            <w:webHidden/>
          </w:rPr>
          <w:fldChar w:fldCharType="end"/>
        </w:r>
      </w:hyperlink>
    </w:p>
    <w:p w14:paraId="51C1938E" w14:textId="6989B18C" w:rsidR="00CF4B14" w:rsidRDefault="00000000">
      <w:pPr>
        <w:pStyle w:val="TOC1"/>
        <w:rPr>
          <w:rFonts w:asciiTheme="minorHAnsi" w:eastAsiaTheme="minorEastAsia" w:hAnsiTheme="minorHAnsi" w:cstheme="minorBidi"/>
          <w:color w:val="auto"/>
        </w:rPr>
      </w:pPr>
      <w:hyperlink w:anchor="_Toc50719222" w:history="1">
        <w:r w:rsidR="00CF4B14" w:rsidRPr="009F1CA7">
          <w:rPr>
            <w:rStyle w:val="Hyperlink"/>
          </w:rPr>
          <w:t>Table A1.6.1.4: Comparison of Little to No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_Toc50719222 \h </w:instrText>
        </w:r>
        <w:r w:rsidR="00CF4B14">
          <w:rPr>
            <w:webHidden/>
          </w:rPr>
        </w:r>
        <w:r w:rsidR="00CF4B14">
          <w:rPr>
            <w:webHidden/>
          </w:rPr>
          <w:fldChar w:fldCharType="separate"/>
        </w:r>
        <w:r w:rsidR="00CF4B14">
          <w:rPr>
            <w:webHidden/>
          </w:rPr>
          <w:t>108</w:t>
        </w:r>
        <w:r w:rsidR="00CF4B14">
          <w:rPr>
            <w:webHidden/>
          </w:rPr>
          <w:fldChar w:fldCharType="end"/>
        </w:r>
      </w:hyperlink>
    </w:p>
    <w:p w14:paraId="0A469923" w14:textId="3B1E3520" w:rsidR="00CF4B14" w:rsidRDefault="00000000">
      <w:pPr>
        <w:pStyle w:val="TOC1"/>
        <w:rPr>
          <w:rFonts w:asciiTheme="minorHAnsi" w:eastAsiaTheme="minorEastAsia" w:hAnsiTheme="minorHAnsi" w:cstheme="minorBidi"/>
          <w:color w:val="auto"/>
        </w:rPr>
      </w:pPr>
      <w:hyperlink w:anchor="_Toc50719223" w:history="1">
        <w:r w:rsidR="00CF4B14" w:rsidRPr="009F1CA7">
          <w:rPr>
            <w:rStyle w:val="Hyperlink"/>
          </w:rPr>
          <w:t>Table A1.6.2: Comparison of Percent of All Children 6-23 Months of Age Achieving Minimum Feeding Frequency, Dietary Diversity, and Consuming Specified Foods in the Phase One ZOI, in Total and by Breastfeeding Status, Feed the Future Phase One Baseline and Endline ZOI Surveys</w:t>
        </w:r>
        <w:r w:rsidR="00CF4B14">
          <w:rPr>
            <w:webHidden/>
          </w:rPr>
          <w:tab/>
        </w:r>
        <w:r w:rsidR="00CF4B14">
          <w:rPr>
            <w:webHidden/>
          </w:rPr>
          <w:fldChar w:fldCharType="begin"/>
        </w:r>
        <w:r w:rsidR="00CF4B14">
          <w:rPr>
            <w:webHidden/>
          </w:rPr>
          <w:instrText xml:space="preserve"> PAGEREF _Toc50719223 \h </w:instrText>
        </w:r>
        <w:r w:rsidR="00CF4B14">
          <w:rPr>
            <w:webHidden/>
          </w:rPr>
        </w:r>
        <w:r w:rsidR="00CF4B14">
          <w:rPr>
            <w:webHidden/>
          </w:rPr>
          <w:fldChar w:fldCharType="separate"/>
        </w:r>
        <w:r w:rsidR="00CF4B14">
          <w:rPr>
            <w:webHidden/>
          </w:rPr>
          <w:t>109</w:t>
        </w:r>
        <w:r w:rsidR="00CF4B14">
          <w:rPr>
            <w:webHidden/>
          </w:rPr>
          <w:fldChar w:fldCharType="end"/>
        </w:r>
      </w:hyperlink>
    </w:p>
    <w:p w14:paraId="516D926E" w14:textId="6E767BBC" w:rsidR="00CF4B14" w:rsidRDefault="00000000">
      <w:pPr>
        <w:pStyle w:val="TOC1"/>
        <w:rPr>
          <w:rFonts w:asciiTheme="minorHAnsi" w:eastAsiaTheme="minorEastAsia" w:hAnsiTheme="minorHAnsi" w:cstheme="minorBidi"/>
          <w:color w:val="auto"/>
        </w:rPr>
      </w:pPr>
      <w:hyperlink w:anchor="_Toc50719224" w:history="1">
        <w:r w:rsidR="00CF4B14" w:rsidRPr="009F1CA7">
          <w:rPr>
            <w:rStyle w:val="Hyperlink"/>
          </w:rPr>
          <w:t>Table A1.7.1.1: Comparison of Mean Body Mass Index among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_Toc50719224 \h </w:instrText>
        </w:r>
        <w:r w:rsidR="00CF4B14">
          <w:rPr>
            <w:webHidden/>
          </w:rPr>
        </w:r>
        <w:r w:rsidR="00CF4B14">
          <w:rPr>
            <w:webHidden/>
          </w:rPr>
          <w:fldChar w:fldCharType="separate"/>
        </w:r>
        <w:r w:rsidR="00CF4B14">
          <w:rPr>
            <w:webHidden/>
          </w:rPr>
          <w:t>111</w:t>
        </w:r>
        <w:r w:rsidR="00CF4B14">
          <w:rPr>
            <w:webHidden/>
          </w:rPr>
          <w:fldChar w:fldCharType="end"/>
        </w:r>
      </w:hyperlink>
    </w:p>
    <w:p w14:paraId="73976112" w14:textId="53E2877E" w:rsidR="00CF4B14" w:rsidRDefault="00000000">
      <w:pPr>
        <w:pStyle w:val="TOC1"/>
        <w:rPr>
          <w:rFonts w:asciiTheme="minorHAnsi" w:eastAsiaTheme="minorEastAsia" w:hAnsiTheme="minorHAnsi" w:cstheme="minorBidi"/>
          <w:color w:val="auto"/>
        </w:rPr>
      </w:pPr>
      <w:hyperlink w:anchor="_Toc50719225" w:history="1">
        <w:r w:rsidR="00CF4B14" w:rsidRPr="009F1CA7">
          <w:rPr>
            <w:rStyle w:val="Hyperlink"/>
          </w:rPr>
          <w:t>Table A1.7.1.2: Comparison of Prevalence of Underweight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_Toc50719225 \h </w:instrText>
        </w:r>
        <w:r w:rsidR="00CF4B14">
          <w:rPr>
            <w:webHidden/>
          </w:rPr>
        </w:r>
        <w:r w:rsidR="00CF4B14">
          <w:rPr>
            <w:webHidden/>
          </w:rPr>
          <w:fldChar w:fldCharType="separate"/>
        </w:r>
        <w:r w:rsidR="00CF4B14">
          <w:rPr>
            <w:webHidden/>
          </w:rPr>
          <w:t>112</w:t>
        </w:r>
        <w:r w:rsidR="00CF4B14">
          <w:rPr>
            <w:webHidden/>
          </w:rPr>
          <w:fldChar w:fldCharType="end"/>
        </w:r>
      </w:hyperlink>
    </w:p>
    <w:p w14:paraId="1173EAF3" w14:textId="1940982D" w:rsidR="00CF4B14" w:rsidRDefault="00000000">
      <w:pPr>
        <w:pStyle w:val="TOC1"/>
        <w:rPr>
          <w:rFonts w:asciiTheme="minorHAnsi" w:eastAsiaTheme="minorEastAsia" w:hAnsiTheme="minorHAnsi" w:cstheme="minorBidi"/>
          <w:color w:val="auto"/>
        </w:rPr>
      </w:pPr>
      <w:hyperlink w:anchor="_Toc50719226" w:history="1">
        <w:r w:rsidR="00CF4B14" w:rsidRPr="009F1CA7">
          <w:rPr>
            <w:rStyle w:val="Hyperlink"/>
          </w:rPr>
          <w:t>Table A1.7.1.3: Comparison of Prevalence of Normal 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_Toc50719226 \h </w:instrText>
        </w:r>
        <w:r w:rsidR="00CF4B14">
          <w:rPr>
            <w:webHidden/>
          </w:rPr>
        </w:r>
        <w:r w:rsidR="00CF4B14">
          <w:rPr>
            <w:webHidden/>
          </w:rPr>
          <w:fldChar w:fldCharType="separate"/>
        </w:r>
        <w:r w:rsidR="00CF4B14">
          <w:rPr>
            <w:webHidden/>
          </w:rPr>
          <w:t>113</w:t>
        </w:r>
        <w:r w:rsidR="00CF4B14">
          <w:rPr>
            <w:webHidden/>
          </w:rPr>
          <w:fldChar w:fldCharType="end"/>
        </w:r>
      </w:hyperlink>
    </w:p>
    <w:p w14:paraId="2709260D" w14:textId="3DF1DD32" w:rsidR="00CF4B14" w:rsidRDefault="00000000">
      <w:pPr>
        <w:pStyle w:val="TOC1"/>
        <w:rPr>
          <w:rFonts w:asciiTheme="minorHAnsi" w:eastAsiaTheme="minorEastAsia" w:hAnsiTheme="minorHAnsi" w:cstheme="minorBidi"/>
          <w:color w:val="auto"/>
        </w:rPr>
      </w:pPr>
      <w:hyperlink w:anchor="_Toc50719227" w:history="1">
        <w:r w:rsidR="00CF4B14" w:rsidRPr="009F1CA7">
          <w:rPr>
            <w:rStyle w:val="Hyperlink"/>
          </w:rPr>
          <w:t>Table A1.7.1.4: Comparison of Prevalence of Overweight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_Toc50719227 \h </w:instrText>
        </w:r>
        <w:r w:rsidR="00CF4B14">
          <w:rPr>
            <w:webHidden/>
          </w:rPr>
        </w:r>
        <w:r w:rsidR="00CF4B14">
          <w:rPr>
            <w:webHidden/>
          </w:rPr>
          <w:fldChar w:fldCharType="separate"/>
        </w:r>
        <w:r w:rsidR="00CF4B14">
          <w:rPr>
            <w:webHidden/>
          </w:rPr>
          <w:t>114</w:t>
        </w:r>
        <w:r w:rsidR="00CF4B14">
          <w:rPr>
            <w:webHidden/>
          </w:rPr>
          <w:fldChar w:fldCharType="end"/>
        </w:r>
      </w:hyperlink>
    </w:p>
    <w:p w14:paraId="250575EC" w14:textId="4F23A146" w:rsidR="00CF4B14" w:rsidRDefault="00000000">
      <w:pPr>
        <w:pStyle w:val="TOC1"/>
        <w:rPr>
          <w:rFonts w:asciiTheme="minorHAnsi" w:eastAsiaTheme="minorEastAsia" w:hAnsiTheme="minorHAnsi" w:cstheme="minorBidi"/>
          <w:color w:val="auto"/>
        </w:rPr>
      </w:pPr>
      <w:hyperlink w:anchor="_Toc50719228" w:history="1">
        <w:r w:rsidR="00CF4B14" w:rsidRPr="009F1CA7">
          <w:rPr>
            <w:rStyle w:val="Hyperlink"/>
          </w:rPr>
          <w:t>Table A1.7.1.5: Comparison of Prevalence of Obese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_Toc50719228 \h </w:instrText>
        </w:r>
        <w:r w:rsidR="00CF4B14">
          <w:rPr>
            <w:webHidden/>
          </w:rPr>
        </w:r>
        <w:r w:rsidR="00CF4B14">
          <w:rPr>
            <w:webHidden/>
          </w:rPr>
          <w:fldChar w:fldCharType="separate"/>
        </w:r>
        <w:r w:rsidR="00CF4B14">
          <w:rPr>
            <w:webHidden/>
          </w:rPr>
          <w:t>115</w:t>
        </w:r>
        <w:r w:rsidR="00CF4B14">
          <w:rPr>
            <w:webHidden/>
          </w:rPr>
          <w:fldChar w:fldCharType="end"/>
        </w:r>
      </w:hyperlink>
    </w:p>
    <w:p w14:paraId="5D89B739" w14:textId="10DF1A40" w:rsidR="00CF4B14" w:rsidRDefault="00000000">
      <w:pPr>
        <w:pStyle w:val="TOC1"/>
        <w:rPr>
          <w:rFonts w:asciiTheme="minorHAnsi" w:eastAsiaTheme="minorEastAsia" w:hAnsiTheme="minorHAnsi" w:cstheme="minorBidi"/>
          <w:color w:val="auto"/>
        </w:rPr>
      </w:pPr>
      <w:hyperlink w:anchor="_Toc50719229" w:history="1">
        <w:r w:rsidR="00CF4B14" w:rsidRPr="009F1CA7">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_Toc50719229 \h </w:instrText>
        </w:r>
        <w:r w:rsidR="00CF4B14">
          <w:rPr>
            <w:webHidden/>
          </w:rPr>
        </w:r>
        <w:r w:rsidR="00CF4B14">
          <w:rPr>
            <w:webHidden/>
          </w:rPr>
          <w:fldChar w:fldCharType="separate"/>
        </w:r>
        <w:r w:rsidR="00CF4B14">
          <w:rPr>
            <w:webHidden/>
          </w:rPr>
          <w:t>116</w:t>
        </w:r>
        <w:r w:rsidR="00CF4B14">
          <w:rPr>
            <w:webHidden/>
          </w:rPr>
          <w:fldChar w:fldCharType="end"/>
        </w:r>
      </w:hyperlink>
    </w:p>
    <w:p w14:paraId="0746F368" w14:textId="767999C4" w:rsidR="00CF4B14" w:rsidRDefault="00000000">
      <w:pPr>
        <w:pStyle w:val="TOC1"/>
        <w:rPr>
          <w:rFonts w:asciiTheme="minorHAnsi" w:eastAsiaTheme="minorEastAsia" w:hAnsiTheme="minorHAnsi" w:cstheme="minorBidi"/>
          <w:color w:val="auto"/>
        </w:rPr>
      </w:pPr>
      <w:hyperlink w:anchor="_Toc50719230" w:history="1">
        <w:r w:rsidR="00CF4B14" w:rsidRPr="009F1CA7">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_Toc50719230 \h </w:instrText>
        </w:r>
        <w:r w:rsidR="00CF4B14">
          <w:rPr>
            <w:webHidden/>
          </w:rPr>
        </w:r>
        <w:r w:rsidR="00CF4B14">
          <w:rPr>
            <w:webHidden/>
          </w:rPr>
          <w:fldChar w:fldCharType="separate"/>
        </w:r>
        <w:r w:rsidR="00CF4B14">
          <w:rPr>
            <w:webHidden/>
          </w:rPr>
          <w:t>117</w:t>
        </w:r>
        <w:r w:rsidR="00CF4B14">
          <w:rPr>
            <w:webHidden/>
          </w:rPr>
          <w:fldChar w:fldCharType="end"/>
        </w:r>
      </w:hyperlink>
    </w:p>
    <w:p w14:paraId="47F48D42" w14:textId="04149E6B" w:rsidR="00CF4B14" w:rsidRDefault="00000000">
      <w:pPr>
        <w:pStyle w:val="TOC1"/>
        <w:rPr>
          <w:rFonts w:asciiTheme="minorHAnsi" w:eastAsiaTheme="minorEastAsia" w:hAnsiTheme="minorHAnsi" w:cstheme="minorBidi"/>
          <w:color w:val="auto"/>
        </w:rPr>
      </w:pPr>
      <w:hyperlink w:anchor="_Toc50719231" w:history="1">
        <w:r w:rsidR="00CF4B14" w:rsidRPr="009F1CA7">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_Toc50719231 \h </w:instrText>
        </w:r>
        <w:r w:rsidR="00CF4B14">
          <w:rPr>
            <w:webHidden/>
          </w:rPr>
        </w:r>
        <w:r w:rsidR="00CF4B14">
          <w:rPr>
            <w:webHidden/>
          </w:rPr>
          <w:fldChar w:fldCharType="separate"/>
        </w:r>
        <w:r w:rsidR="00CF4B14">
          <w:rPr>
            <w:webHidden/>
          </w:rPr>
          <w:t>118</w:t>
        </w:r>
        <w:r w:rsidR="00CF4B14">
          <w:rPr>
            <w:webHidden/>
          </w:rPr>
          <w:fldChar w:fldCharType="end"/>
        </w:r>
      </w:hyperlink>
    </w:p>
    <w:p w14:paraId="0BDC0AD3" w14:textId="4BD385D5" w:rsidR="00CF4B14" w:rsidRDefault="00000000">
      <w:pPr>
        <w:pStyle w:val="TOC1"/>
        <w:rPr>
          <w:rFonts w:asciiTheme="minorHAnsi" w:eastAsiaTheme="minorEastAsia" w:hAnsiTheme="minorHAnsi" w:cstheme="minorBidi"/>
          <w:color w:val="auto"/>
        </w:rPr>
      </w:pPr>
      <w:hyperlink w:anchor="_Toc50719232" w:history="1">
        <w:r w:rsidR="00CF4B14" w:rsidRPr="009F1CA7">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_Toc50719232 \h </w:instrText>
        </w:r>
        <w:r w:rsidR="00CF4B14">
          <w:rPr>
            <w:webHidden/>
          </w:rPr>
        </w:r>
        <w:r w:rsidR="00CF4B14">
          <w:rPr>
            <w:webHidden/>
          </w:rPr>
          <w:fldChar w:fldCharType="separate"/>
        </w:r>
        <w:r w:rsidR="00CF4B14">
          <w:rPr>
            <w:webHidden/>
          </w:rPr>
          <w:t>119</w:t>
        </w:r>
        <w:r w:rsidR="00CF4B14">
          <w:rPr>
            <w:webHidden/>
          </w:rPr>
          <w:fldChar w:fldCharType="end"/>
        </w:r>
      </w:hyperlink>
    </w:p>
    <w:p w14:paraId="1397FF12" w14:textId="446C241C" w:rsidR="00CF4B14" w:rsidRDefault="00000000">
      <w:pPr>
        <w:pStyle w:val="TOC1"/>
        <w:rPr>
          <w:rFonts w:asciiTheme="minorHAnsi" w:eastAsiaTheme="minorEastAsia" w:hAnsiTheme="minorHAnsi" w:cstheme="minorBidi"/>
          <w:color w:val="auto"/>
        </w:rPr>
      </w:pPr>
      <w:hyperlink w:anchor="_Toc50719233" w:history="1">
        <w:r w:rsidR="00CF4B14" w:rsidRPr="009F1CA7">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_Toc50719233 \h </w:instrText>
        </w:r>
        <w:r w:rsidR="00CF4B14">
          <w:rPr>
            <w:webHidden/>
          </w:rPr>
        </w:r>
        <w:r w:rsidR="00CF4B14">
          <w:rPr>
            <w:webHidden/>
          </w:rPr>
          <w:fldChar w:fldCharType="separate"/>
        </w:r>
        <w:r w:rsidR="00CF4B14">
          <w:rPr>
            <w:webHidden/>
          </w:rPr>
          <w:t>120</w:t>
        </w:r>
        <w:r w:rsidR="00CF4B14">
          <w:rPr>
            <w:webHidden/>
          </w:rPr>
          <w:fldChar w:fldCharType="end"/>
        </w:r>
      </w:hyperlink>
    </w:p>
    <w:p w14:paraId="492114C7" w14:textId="2D642C55" w:rsidR="00CF4B14" w:rsidRDefault="00000000">
      <w:pPr>
        <w:pStyle w:val="TOC1"/>
        <w:rPr>
          <w:rFonts w:asciiTheme="minorHAnsi" w:eastAsiaTheme="minorEastAsia" w:hAnsiTheme="minorHAnsi" w:cstheme="minorBidi"/>
          <w:color w:val="auto"/>
        </w:rPr>
      </w:pPr>
      <w:hyperlink w:anchor="_Toc50719234" w:history="1">
        <w:r w:rsidR="00CF4B14" w:rsidRPr="009F1CA7">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_Toc50719234 \h </w:instrText>
        </w:r>
        <w:r w:rsidR="00CF4B14">
          <w:rPr>
            <w:webHidden/>
          </w:rPr>
        </w:r>
        <w:r w:rsidR="00CF4B14">
          <w:rPr>
            <w:webHidden/>
          </w:rPr>
          <w:fldChar w:fldCharType="separate"/>
        </w:r>
        <w:r w:rsidR="00CF4B14">
          <w:rPr>
            <w:webHidden/>
          </w:rPr>
          <w:t>121</w:t>
        </w:r>
        <w:r w:rsidR="00CF4B14">
          <w:rPr>
            <w:webHidden/>
          </w:rPr>
          <w:fldChar w:fldCharType="end"/>
        </w:r>
      </w:hyperlink>
    </w:p>
    <w:p w14:paraId="1526FBD3" w14:textId="6EBAD05D" w:rsidR="00CF4B14" w:rsidRDefault="00000000">
      <w:pPr>
        <w:pStyle w:val="TOC1"/>
        <w:rPr>
          <w:rFonts w:asciiTheme="minorHAnsi" w:eastAsiaTheme="minorEastAsia" w:hAnsiTheme="minorHAnsi" w:cstheme="minorBidi"/>
          <w:color w:val="auto"/>
        </w:rPr>
      </w:pPr>
      <w:hyperlink w:anchor="_Toc50719235" w:history="1">
        <w:r w:rsidR="00CF4B14" w:rsidRPr="009F1CA7">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_Toc50719235 \h </w:instrText>
        </w:r>
        <w:r w:rsidR="00CF4B14">
          <w:rPr>
            <w:webHidden/>
          </w:rPr>
        </w:r>
        <w:r w:rsidR="00CF4B14">
          <w:rPr>
            <w:webHidden/>
          </w:rPr>
          <w:fldChar w:fldCharType="separate"/>
        </w:r>
        <w:r w:rsidR="00CF4B14">
          <w:rPr>
            <w:webHidden/>
          </w:rPr>
          <w:t>122</w:t>
        </w:r>
        <w:r w:rsidR="00CF4B14">
          <w:rPr>
            <w:webHidden/>
          </w:rPr>
          <w:fldChar w:fldCharType="end"/>
        </w:r>
      </w:hyperlink>
    </w:p>
    <w:p w14:paraId="139785DA" w14:textId="7A714FE4" w:rsidR="00CF4B14" w:rsidRDefault="00000000">
      <w:pPr>
        <w:pStyle w:val="TOC1"/>
        <w:rPr>
          <w:rFonts w:asciiTheme="minorHAnsi" w:eastAsiaTheme="minorEastAsia" w:hAnsiTheme="minorHAnsi" w:cstheme="minorBidi"/>
          <w:color w:val="auto"/>
        </w:rPr>
      </w:pPr>
      <w:hyperlink w:anchor="_Toc50719236" w:history="1">
        <w:r w:rsidR="00CF4B14" w:rsidRPr="009F1CA7">
          <w:rPr>
            <w:rStyle w:val="Hyperlink"/>
          </w:rPr>
          <w:t>Table A1.7.3.5: Comparison of Prevalence of Obese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_Toc50719236 \h </w:instrText>
        </w:r>
        <w:r w:rsidR="00CF4B14">
          <w:rPr>
            <w:webHidden/>
          </w:rPr>
        </w:r>
        <w:r w:rsidR="00CF4B14">
          <w:rPr>
            <w:webHidden/>
          </w:rPr>
          <w:fldChar w:fldCharType="separate"/>
        </w:r>
        <w:r w:rsidR="00CF4B14">
          <w:rPr>
            <w:webHidden/>
          </w:rPr>
          <w:t>123</w:t>
        </w:r>
        <w:r w:rsidR="00CF4B14">
          <w:rPr>
            <w:webHidden/>
          </w:rPr>
          <w:fldChar w:fldCharType="end"/>
        </w:r>
      </w:hyperlink>
    </w:p>
    <w:p w14:paraId="36F6B883" w14:textId="6003BE73" w:rsidR="00CF4B14" w:rsidRDefault="00000000">
      <w:pPr>
        <w:pStyle w:val="TOC1"/>
        <w:rPr>
          <w:rFonts w:asciiTheme="minorHAnsi" w:eastAsiaTheme="minorEastAsia" w:hAnsiTheme="minorHAnsi" w:cstheme="minorBidi"/>
          <w:color w:val="auto"/>
        </w:rPr>
      </w:pPr>
      <w:hyperlink w:anchor="_Toc50719237" w:history="1">
        <w:r w:rsidR="00CF4B14" w:rsidRPr="009F1CA7">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_Toc50719237 \h </w:instrText>
        </w:r>
        <w:r w:rsidR="00CF4B14">
          <w:rPr>
            <w:webHidden/>
          </w:rPr>
        </w:r>
        <w:r w:rsidR="00CF4B14">
          <w:rPr>
            <w:webHidden/>
          </w:rPr>
          <w:fldChar w:fldCharType="separate"/>
        </w:r>
        <w:r w:rsidR="00CF4B14">
          <w:rPr>
            <w:webHidden/>
          </w:rPr>
          <w:t>124</w:t>
        </w:r>
        <w:r w:rsidR="00CF4B14">
          <w:rPr>
            <w:webHidden/>
          </w:rPr>
          <w:fldChar w:fldCharType="end"/>
        </w:r>
      </w:hyperlink>
    </w:p>
    <w:p w14:paraId="32115BE6" w14:textId="47DF851E" w:rsidR="00CF4B14" w:rsidRDefault="00000000">
      <w:pPr>
        <w:pStyle w:val="TOC1"/>
        <w:rPr>
          <w:rFonts w:asciiTheme="minorHAnsi" w:eastAsiaTheme="minorEastAsia" w:hAnsiTheme="minorHAnsi" w:cstheme="minorBidi"/>
          <w:color w:val="auto"/>
        </w:rPr>
      </w:pPr>
      <w:hyperlink w:anchor="_Toc50719238" w:history="1">
        <w:r w:rsidR="00CF4B14" w:rsidRPr="009F1CA7">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_Toc50719238 \h </w:instrText>
        </w:r>
        <w:r w:rsidR="00CF4B14">
          <w:rPr>
            <w:webHidden/>
          </w:rPr>
        </w:r>
        <w:r w:rsidR="00CF4B14">
          <w:rPr>
            <w:webHidden/>
          </w:rPr>
          <w:fldChar w:fldCharType="separate"/>
        </w:r>
        <w:r w:rsidR="00CF4B14">
          <w:rPr>
            <w:webHidden/>
          </w:rPr>
          <w:t>125</w:t>
        </w:r>
        <w:r w:rsidR="00CF4B14">
          <w:rPr>
            <w:webHidden/>
          </w:rPr>
          <w:fldChar w:fldCharType="end"/>
        </w:r>
      </w:hyperlink>
    </w:p>
    <w:p w14:paraId="5EFF4604" w14:textId="081F3688" w:rsidR="00CF4B14" w:rsidRDefault="00000000">
      <w:pPr>
        <w:pStyle w:val="TOC1"/>
        <w:rPr>
          <w:rFonts w:asciiTheme="minorHAnsi" w:eastAsiaTheme="minorEastAsia" w:hAnsiTheme="minorHAnsi" w:cstheme="minorBidi"/>
          <w:color w:val="auto"/>
        </w:rPr>
      </w:pPr>
      <w:hyperlink w:anchor="_Toc50719239" w:history="1">
        <w:r w:rsidR="00CF4B14" w:rsidRPr="009F1CA7">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_Toc50719239 \h </w:instrText>
        </w:r>
        <w:r w:rsidR="00CF4B14">
          <w:rPr>
            <w:webHidden/>
          </w:rPr>
        </w:r>
        <w:r w:rsidR="00CF4B14">
          <w:rPr>
            <w:webHidden/>
          </w:rPr>
          <w:fldChar w:fldCharType="separate"/>
        </w:r>
        <w:r w:rsidR="00CF4B14">
          <w:rPr>
            <w:webHidden/>
          </w:rPr>
          <w:t>126</w:t>
        </w:r>
        <w:r w:rsidR="00CF4B14">
          <w:rPr>
            <w:webHidden/>
          </w:rPr>
          <w:fldChar w:fldCharType="end"/>
        </w:r>
      </w:hyperlink>
    </w:p>
    <w:p w14:paraId="022E01E4" w14:textId="2E542FC4" w:rsidR="00CF4B14" w:rsidRDefault="00000000">
      <w:pPr>
        <w:pStyle w:val="TOC1"/>
        <w:rPr>
          <w:rFonts w:asciiTheme="minorHAnsi" w:eastAsiaTheme="minorEastAsia" w:hAnsiTheme="minorHAnsi" w:cstheme="minorBidi"/>
          <w:color w:val="auto"/>
        </w:rPr>
      </w:pPr>
      <w:hyperlink w:anchor="_Toc50719240" w:history="1">
        <w:r w:rsidR="00CF4B14" w:rsidRPr="009F1CA7">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_Toc50719240 \h </w:instrText>
        </w:r>
        <w:r w:rsidR="00CF4B14">
          <w:rPr>
            <w:webHidden/>
          </w:rPr>
        </w:r>
        <w:r w:rsidR="00CF4B14">
          <w:rPr>
            <w:webHidden/>
          </w:rPr>
          <w:fldChar w:fldCharType="separate"/>
        </w:r>
        <w:r w:rsidR="00CF4B14">
          <w:rPr>
            <w:webHidden/>
          </w:rPr>
          <w:t>127</w:t>
        </w:r>
        <w:r w:rsidR="00CF4B14">
          <w:rPr>
            <w:webHidden/>
          </w:rPr>
          <w:fldChar w:fldCharType="end"/>
        </w:r>
      </w:hyperlink>
    </w:p>
    <w:p w14:paraId="3A0B33A9" w14:textId="0446F906" w:rsidR="00CF4B14" w:rsidRDefault="00000000">
      <w:pPr>
        <w:pStyle w:val="TOC1"/>
        <w:rPr>
          <w:rFonts w:asciiTheme="minorHAnsi" w:eastAsiaTheme="minorEastAsia" w:hAnsiTheme="minorHAnsi" w:cstheme="minorBidi"/>
          <w:color w:val="auto"/>
        </w:rPr>
      </w:pPr>
      <w:hyperlink w:anchor="_Toc50719241" w:history="1">
        <w:r w:rsidR="00CF4B14" w:rsidRPr="009F1CA7">
          <w:rPr>
            <w:rStyle w:val="Hyperlink"/>
          </w:rPr>
          <w:t>Table A3.1: Household Completion Rate</w:t>
        </w:r>
        <w:r w:rsidR="00CF4B14">
          <w:rPr>
            <w:webHidden/>
          </w:rPr>
          <w:tab/>
        </w:r>
        <w:r w:rsidR="00CF4B14">
          <w:rPr>
            <w:webHidden/>
          </w:rPr>
          <w:fldChar w:fldCharType="begin"/>
        </w:r>
        <w:r w:rsidR="00CF4B14">
          <w:rPr>
            <w:webHidden/>
          </w:rPr>
          <w:instrText xml:space="preserve"> PAGEREF _Toc50719241 \h </w:instrText>
        </w:r>
        <w:r w:rsidR="00CF4B14">
          <w:rPr>
            <w:webHidden/>
          </w:rPr>
        </w:r>
        <w:r w:rsidR="00CF4B14">
          <w:rPr>
            <w:webHidden/>
          </w:rPr>
          <w:fldChar w:fldCharType="separate"/>
        </w:r>
        <w:r w:rsidR="00CF4B14">
          <w:rPr>
            <w:webHidden/>
          </w:rPr>
          <w:t>132</w:t>
        </w:r>
        <w:r w:rsidR="00CF4B14">
          <w:rPr>
            <w:webHidden/>
          </w:rPr>
          <w:fldChar w:fldCharType="end"/>
        </w:r>
      </w:hyperlink>
    </w:p>
    <w:p w14:paraId="5AC9BE33" w14:textId="10CC63FF" w:rsidR="00CF4B14" w:rsidRDefault="00000000">
      <w:pPr>
        <w:pStyle w:val="TOC1"/>
        <w:rPr>
          <w:rFonts w:asciiTheme="minorHAnsi" w:eastAsiaTheme="minorEastAsia" w:hAnsiTheme="minorHAnsi" w:cstheme="minorBidi"/>
          <w:color w:val="auto"/>
        </w:rPr>
      </w:pPr>
      <w:hyperlink w:anchor="_Toc50719242" w:history="1">
        <w:r w:rsidR="00CF4B14" w:rsidRPr="009F1CA7">
          <w:rPr>
            <w:rStyle w:val="Hyperlink"/>
          </w:rPr>
          <w:t>Table A3.2: Primary Male and Female Decisionmakers</w:t>
        </w:r>
        <w:r w:rsidR="00CF4B14">
          <w:rPr>
            <w:webHidden/>
          </w:rPr>
          <w:tab/>
        </w:r>
        <w:r w:rsidR="00CF4B14">
          <w:rPr>
            <w:webHidden/>
          </w:rPr>
          <w:fldChar w:fldCharType="begin"/>
        </w:r>
        <w:r w:rsidR="00CF4B14">
          <w:rPr>
            <w:webHidden/>
          </w:rPr>
          <w:instrText xml:space="preserve"> PAGEREF _Toc50719242 \h </w:instrText>
        </w:r>
        <w:r w:rsidR="00CF4B14">
          <w:rPr>
            <w:webHidden/>
          </w:rPr>
        </w:r>
        <w:r w:rsidR="00CF4B14">
          <w:rPr>
            <w:webHidden/>
          </w:rPr>
          <w:fldChar w:fldCharType="separate"/>
        </w:r>
        <w:r w:rsidR="00CF4B14">
          <w:rPr>
            <w:webHidden/>
          </w:rPr>
          <w:t>134</w:t>
        </w:r>
        <w:r w:rsidR="00CF4B14">
          <w:rPr>
            <w:webHidden/>
          </w:rPr>
          <w:fldChar w:fldCharType="end"/>
        </w:r>
      </w:hyperlink>
    </w:p>
    <w:p w14:paraId="08929946" w14:textId="1DEE2BED" w:rsidR="00CF4B14" w:rsidRDefault="00000000">
      <w:pPr>
        <w:pStyle w:val="TOC1"/>
        <w:rPr>
          <w:rFonts w:asciiTheme="minorHAnsi" w:eastAsiaTheme="minorEastAsia" w:hAnsiTheme="minorHAnsi" w:cstheme="minorBidi"/>
          <w:color w:val="auto"/>
        </w:rPr>
      </w:pPr>
      <w:hyperlink w:anchor="_Toc50719243" w:history="1">
        <w:r w:rsidR="00CF4B14" w:rsidRPr="009F1CA7">
          <w:rPr>
            <w:rStyle w:val="Hyperlink"/>
          </w:rPr>
          <w:t>Table A3.3: Age Heaping in the Household Roster</w:t>
        </w:r>
        <w:r w:rsidR="00CF4B14">
          <w:rPr>
            <w:webHidden/>
          </w:rPr>
          <w:tab/>
        </w:r>
        <w:r w:rsidR="00CF4B14">
          <w:rPr>
            <w:webHidden/>
          </w:rPr>
          <w:fldChar w:fldCharType="begin"/>
        </w:r>
        <w:r w:rsidR="00CF4B14">
          <w:rPr>
            <w:webHidden/>
          </w:rPr>
          <w:instrText xml:space="preserve"> PAGEREF _Toc50719243 \h </w:instrText>
        </w:r>
        <w:r w:rsidR="00CF4B14">
          <w:rPr>
            <w:webHidden/>
          </w:rPr>
        </w:r>
        <w:r w:rsidR="00CF4B14">
          <w:rPr>
            <w:webHidden/>
          </w:rPr>
          <w:fldChar w:fldCharType="separate"/>
        </w:r>
        <w:r w:rsidR="00CF4B14">
          <w:rPr>
            <w:webHidden/>
          </w:rPr>
          <w:t>136</w:t>
        </w:r>
        <w:r w:rsidR="00CF4B14">
          <w:rPr>
            <w:webHidden/>
          </w:rPr>
          <w:fldChar w:fldCharType="end"/>
        </w:r>
      </w:hyperlink>
    </w:p>
    <w:p w14:paraId="7B0ED7BC" w14:textId="5EF8E6C2" w:rsidR="00CF4B14" w:rsidRDefault="00000000">
      <w:pPr>
        <w:pStyle w:val="TOC1"/>
        <w:rPr>
          <w:rFonts w:asciiTheme="minorHAnsi" w:eastAsiaTheme="minorEastAsia" w:hAnsiTheme="minorHAnsi" w:cstheme="minorBidi"/>
          <w:color w:val="auto"/>
        </w:rPr>
      </w:pPr>
      <w:hyperlink w:anchor="_Toc50719244" w:history="1">
        <w:r w:rsidR="00CF4B14" w:rsidRPr="009F1CA7">
          <w:rPr>
            <w:rStyle w:val="Hyperlink"/>
          </w:rPr>
          <w:t>Table A3.4: Eligible Women per Household</w:t>
        </w:r>
        <w:r w:rsidR="00CF4B14">
          <w:rPr>
            <w:webHidden/>
          </w:rPr>
          <w:tab/>
        </w:r>
        <w:r w:rsidR="00CF4B14">
          <w:rPr>
            <w:webHidden/>
          </w:rPr>
          <w:fldChar w:fldCharType="begin"/>
        </w:r>
        <w:r w:rsidR="00CF4B14">
          <w:rPr>
            <w:webHidden/>
          </w:rPr>
          <w:instrText xml:space="preserve"> PAGEREF _Toc50719244 \h </w:instrText>
        </w:r>
        <w:r w:rsidR="00CF4B14">
          <w:rPr>
            <w:webHidden/>
          </w:rPr>
        </w:r>
        <w:r w:rsidR="00CF4B14">
          <w:rPr>
            <w:webHidden/>
          </w:rPr>
          <w:fldChar w:fldCharType="separate"/>
        </w:r>
        <w:r w:rsidR="00CF4B14">
          <w:rPr>
            <w:webHidden/>
          </w:rPr>
          <w:t>137</w:t>
        </w:r>
        <w:r w:rsidR="00CF4B14">
          <w:rPr>
            <w:webHidden/>
          </w:rPr>
          <w:fldChar w:fldCharType="end"/>
        </w:r>
      </w:hyperlink>
    </w:p>
    <w:p w14:paraId="0377482D" w14:textId="24DBFEA7" w:rsidR="00CF4B14" w:rsidRDefault="00000000">
      <w:pPr>
        <w:pStyle w:val="TOC1"/>
        <w:rPr>
          <w:rFonts w:asciiTheme="minorHAnsi" w:eastAsiaTheme="minorEastAsia" w:hAnsiTheme="minorHAnsi" w:cstheme="minorBidi"/>
          <w:color w:val="auto"/>
        </w:rPr>
      </w:pPr>
      <w:hyperlink w:anchor="_Toc50719245" w:history="1">
        <w:r w:rsidR="00CF4B14" w:rsidRPr="009F1CA7">
          <w:rPr>
            <w:rStyle w:val="Hyperlink"/>
          </w:rPr>
          <w:t>Table A3.5: Eligible Children per Household</w:t>
        </w:r>
        <w:r w:rsidR="00CF4B14">
          <w:rPr>
            <w:webHidden/>
          </w:rPr>
          <w:tab/>
        </w:r>
        <w:r w:rsidR="00CF4B14">
          <w:rPr>
            <w:webHidden/>
          </w:rPr>
          <w:fldChar w:fldCharType="begin"/>
        </w:r>
        <w:r w:rsidR="00CF4B14">
          <w:rPr>
            <w:webHidden/>
          </w:rPr>
          <w:instrText xml:space="preserve"> PAGEREF _Toc50719245 \h </w:instrText>
        </w:r>
        <w:r w:rsidR="00CF4B14">
          <w:rPr>
            <w:webHidden/>
          </w:rPr>
        </w:r>
        <w:r w:rsidR="00CF4B14">
          <w:rPr>
            <w:webHidden/>
          </w:rPr>
          <w:fldChar w:fldCharType="separate"/>
        </w:r>
        <w:r w:rsidR="00CF4B14">
          <w:rPr>
            <w:webHidden/>
          </w:rPr>
          <w:t>137</w:t>
        </w:r>
        <w:r w:rsidR="00CF4B14">
          <w:rPr>
            <w:webHidden/>
          </w:rPr>
          <w:fldChar w:fldCharType="end"/>
        </w:r>
      </w:hyperlink>
    </w:p>
    <w:p w14:paraId="1218AA03" w14:textId="6A37AA68" w:rsidR="00CF4B14" w:rsidRDefault="00000000">
      <w:pPr>
        <w:pStyle w:val="TOC1"/>
        <w:rPr>
          <w:rFonts w:asciiTheme="minorHAnsi" w:eastAsiaTheme="minorEastAsia" w:hAnsiTheme="minorHAnsi" w:cstheme="minorBidi"/>
          <w:color w:val="auto"/>
        </w:rPr>
      </w:pPr>
      <w:hyperlink w:anchor="_Toc50719246" w:history="1">
        <w:r w:rsidR="00CF4B14" w:rsidRPr="009F1CA7">
          <w:rPr>
            <w:rStyle w:val="Hyperlink"/>
          </w:rPr>
          <w:t>Table A3.6: Module 6 (Women)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_Toc50719246 \h </w:instrText>
        </w:r>
        <w:r w:rsidR="00CF4B14">
          <w:rPr>
            <w:webHidden/>
          </w:rPr>
        </w:r>
        <w:r w:rsidR="00CF4B14">
          <w:rPr>
            <w:webHidden/>
          </w:rPr>
          <w:fldChar w:fldCharType="separate"/>
        </w:r>
        <w:r w:rsidR="00CF4B14">
          <w:rPr>
            <w:webHidden/>
          </w:rPr>
          <w:t>138</w:t>
        </w:r>
        <w:r w:rsidR="00CF4B14">
          <w:rPr>
            <w:webHidden/>
          </w:rPr>
          <w:fldChar w:fldCharType="end"/>
        </w:r>
      </w:hyperlink>
    </w:p>
    <w:p w14:paraId="573EE964" w14:textId="7783AF52" w:rsidR="00CF4B14" w:rsidRDefault="00000000">
      <w:pPr>
        <w:pStyle w:val="TOC1"/>
        <w:rPr>
          <w:rFonts w:asciiTheme="minorHAnsi" w:eastAsiaTheme="minorEastAsia" w:hAnsiTheme="minorHAnsi" w:cstheme="minorBidi"/>
          <w:color w:val="auto"/>
        </w:rPr>
      </w:pPr>
      <w:hyperlink w:anchor="_Toc50719247" w:history="1">
        <w:r w:rsidR="00CF4B14" w:rsidRPr="009F1CA7">
          <w:rPr>
            <w:rStyle w:val="Hyperlink"/>
          </w:rPr>
          <w:t>Table A3.7: Module 6 (Men)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_Toc50719247 \h </w:instrText>
        </w:r>
        <w:r w:rsidR="00CF4B14">
          <w:rPr>
            <w:webHidden/>
          </w:rPr>
        </w:r>
        <w:r w:rsidR="00CF4B14">
          <w:rPr>
            <w:webHidden/>
          </w:rPr>
          <w:fldChar w:fldCharType="separate"/>
        </w:r>
        <w:r w:rsidR="00CF4B14">
          <w:rPr>
            <w:webHidden/>
          </w:rPr>
          <w:t>139</w:t>
        </w:r>
        <w:r w:rsidR="00CF4B14">
          <w:rPr>
            <w:webHidden/>
          </w:rPr>
          <w:fldChar w:fldCharType="end"/>
        </w:r>
      </w:hyperlink>
    </w:p>
    <w:p w14:paraId="238C72ED" w14:textId="29062865" w:rsidR="00CF4B14" w:rsidRDefault="00000000">
      <w:pPr>
        <w:pStyle w:val="TOC1"/>
        <w:rPr>
          <w:rFonts w:asciiTheme="minorHAnsi" w:eastAsiaTheme="minorEastAsia" w:hAnsiTheme="minorHAnsi" w:cstheme="minorBidi"/>
          <w:color w:val="auto"/>
        </w:rPr>
      </w:pPr>
      <w:hyperlink w:anchor="_Toc50719248" w:history="1">
        <w:r w:rsidR="00CF4B14" w:rsidRPr="009F1CA7">
          <w:rPr>
            <w:rStyle w:val="Hyperlink"/>
          </w:rPr>
          <w:t>Table A4.1: Women’s Empowerment in Agriculture Five Dimensions of Empowerment: Domains, Indicators, ZOI Survey Questions and Variables, Adequacy and Inadequacy Criteria, and Weights</w:t>
        </w:r>
        <w:r w:rsidR="00CF4B14">
          <w:rPr>
            <w:webHidden/>
          </w:rPr>
          <w:tab/>
        </w:r>
        <w:r w:rsidR="00CF4B14">
          <w:rPr>
            <w:webHidden/>
          </w:rPr>
          <w:fldChar w:fldCharType="begin"/>
        </w:r>
        <w:r w:rsidR="00CF4B14">
          <w:rPr>
            <w:webHidden/>
          </w:rPr>
          <w:instrText xml:space="preserve"> PAGEREF _Toc50719248 \h </w:instrText>
        </w:r>
        <w:r w:rsidR="00CF4B14">
          <w:rPr>
            <w:webHidden/>
          </w:rPr>
        </w:r>
        <w:r w:rsidR="00CF4B14">
          <w:rPr>
            <w:webHidden/>
          </w:rPr>
          <w:fldChar w:fldCharType="separate"/>
        </w:r>
        <w:r w:rsidR="00CF4B14">
          <w:rPr>
            <w:webHidden/>
          </w:rPr>
          <w:t>141</w:t>
        </w:r>
        <w:r w:rsidR="00CF4B14">
          <w:rPr>
            <w:webHidden/>
          </w:rPr>
          <w:fldChar w:fldCharType="end"/>
        </w:r>
      </w:hyperlink>
    </w:p>
    <w:p w14:paraId="4FBE61E3" w14:textId="5E21C084" w:rsidR="00D42710" w:rsidRPr="00FC65C5" w:rsidRDefault="00BE5C3C" w:rsidP="005634DF">
      <w:pPr>
        <w:pStyle w:val="Heading1"/>
      </w:pPr>
      <w:r>
        <w:rPr>
          <w:rFonts w:eastAsia="Arial"/>
          <w:b w:val="0"/>
          <w:caps w:val="0"/>
          <w:color w:val="000000"/>
          <w:sz w:val="22"/>
          <w:szCs w:val="24"/>
        </w:rPr>
        <w:fldChar w:fldCharType="end"/>
      </w:r>
      <w:bookmarkStart w:id="20" w:name="_Toc22897146"/>
      <w:bookmarkStart w:id="21" w:name="_Toc50719251"/>
      <w:r w:rsidR="00BD3197" w:rsidRPr="00FC65C5">
        <w:t>List of f</w:t>
      </w:r>
      <w:r w:rsidR="00D42710" w:rsidRPr="00FC65C5">
        <w:t>igures</w:t>
      </w:r>
      <w:bookmarkEnd w:id="20"/>
      <w:bookmarkEnd w:id="21"/>
    </w:p>
    <w:p w14:paraId="0EFB3A6C" w14:textId="7EA59291" w:rsidR="005C7531"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50719249" w:history="1">
        <w:r w:rsidR="005C7531" w:rsidRPr="00D92A18">
          <w:rPr>
            <w:rStyle w:val="Hyperlink"/>
          </w:rPr>
          <w:t>Figure 1.1: Map of the Feed the Future [</w:t>
        </w:r>
        <w:r w:rsidR="005C7531" w:rsidRPr="00D92A18">
          <w:rPr>
            <w:rStyle w:val="Hyperlink"/>
            <w:highlight w:val="yellow"/>
          </w:rPr>
          <w:t>Country</w:t>
        </w:r>
        <w:r w:rsidR="005C7531" w:rsidRPr="00D92A18">
          <w:rPr>
            <w:rStyle w:val="Hyperlink"/>
          </w:rPr>
          <w:t>] Phase One ZOI</w:t>
        </w:r>
        <w:r w:rsidR="005C7531">
          <w:rPr>
            <w:webHidden/>
          </w:rPr>
          <w:tab/>
        </w:r>
        <w:r w:rsidR="005C7531">
          <w:rPr>
            <w:webHidden/>
          </w:rPr>
          <w:fldChar w:fldCharType="begin"/>
        </w:r>
        <w:r w:rsidR="005C7531">
          <w:rPr>
            <w:webHidden/>
          </w:rPr>
          <w:instrText xml:space="preserve"> PAGEREF _Toc50719249 \h </w:instrText>
        </w:r>
        <w:r w:rsidR="005C7531">
          <w:rPr>
            <w:webHidden/>
          </w:rPr>
        </w:r>
        <w:r w:rsidR="005C7531">
          <w:rPr>
            <w:webHidden/>
          </w:rPr>
          <w:fldChar w:fldCharType="separate"/>
        </w:r>
        <w:r w:rsidR="005C7531">
          <w:rPr>
            <w:webHidden/>
          </w:rPr>
          <w:t>1</w:t>
        </w:r>
        <w:r w:rsidR="005C7531">
          <w:rPr>
            <w:webHidden/>
          </w:rPr>
          <w:fldChar w:fldCharType="end"/>
        </w:r>
      </w:hyperlink>
    </w:p>
    <w:p w14:paraId="1B01A9F3" w14:textId="56FCE965"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2" w:name="_Toc22897147"/>
      <w:bookmarkStart w:id="23" w:name="_Toc50719252"/>
      <w:r w:rsidRPr="005634DF">
        <w:lastRenderedPageBreak/>
        <w:t xml:space="preserve">List of </w:t>
      </w:r>
      <w:bookmarkEnd w:id="18"/>
      <w:bookmarkEnd w:id="19"/>
      <w:commentRangeStart w:id="24"/>
      <w:r w:rsidR="00BD3197">
        <w:t>abbreviations</w:t>
      </w:r>
      <w:commentRangeEnd w:id="24"/>
      <w:r w:rsidR="008C6222">
        <w:rPr>
          <w:rStyle w:val="CommentReference"/>
          <w:rFonts w:eastAsia="Arial"/>
          <w:b w:val="0"/>
          <w:caps w:val="0"/>
          <w:color w:val="000000"/>
        </w:rPr>
        <w:commentReference w:id="24"/>
      </w:r>
      <w:bookmarkEnd w:id="22"/>
      <w:bookmarkEnd w:id="23"/>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proofErr w:type="spellStart"/>
      <w:r w:rsidR="00AD7607">
        <w:t>i</w:t>
      </w:r>
      <w:r>
        <w:t>ntercluster</w:t>
      </w:r>
      <w:proofErr w:type="spellEnd"/>
      <w:r>
        <w:t xml:space="preserve">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5" w:name="_Toc22897148"/>
      <w:bookmarkStart w:id="26" w:name="_Toc50719253"/>
      <w:r w:rsidR="00DB0522">
        <w:lastRenderedPageBreak/>
        <w:t>E</w:t>
      </w:r>
      <w:r w:rsidR="00BD3197">
        <w:t xml:space="preserve">xecutive </w:t>
      </w:r>
      <w:commentRangeStart w:id="27"/>
      <w:r w:rsidR="00BD3197">
        <w:t>s</w:t>
      </w:r>
      <w:r w:rsidR="00DB0522">
        <w:t>ummary</w:t>
      </w:r>
      <w:commentRangeEnd w:id="27"/>
      <w:r w:rsidR="00FC65C5">
        <w:rPr>
          <w:rStyle w:val="CommentReference"/>
          <w:rFonts w:eastAsia="Arial"/>
          <w:b w:val="0"/>
          <w:caps w:val="0"/>
          <w:color w:val="000000"/>
        </w:rPr>
        <w:commentReference w:id="27"/>
      </w:r>
      <w:bookmarkEnd w:id="25"/>
      <w:bookmarkEnd w:id="26"/>
    </w:p>
    <w:p w14:paraId="59D067E0" w14:textId="259715EC" w:rsidR="00BC0F95" w:rsidRDefault="00BC0F95" w:rsidP="00DB0522">
      <w:pPr>
        <w:pStyle w:val="Heading2"/>
      </w:pPr>
      <w:bookmarkStart w:id="28" w:name="_Toc415065691"/>
      <w:bookmarkStart w:id="29" w:name="_Toc415138636"/>
      <w:bookmarkStart w:id="30" w:name="_Toc22897149"/>
      <w:bookmarkStart w:id="31" w:name="_Toc50719254"/>
      <w:r>
        <w:t>Background</w:t>
      </w:r>
      <w:bookmarkEnd w:id="28"/>
      <w:bookmarkEnd w:id="29"/>
      <w:bookmarkEnd w:id="30"/>
      <w:bookmarkEnd w:id="31"/>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r w:rsidR="002123BA">
        <w:rPr>
          <w:highlight w:val="yellow"/>
        </w:rPr>
        <w:t xml:space="preserve">endline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endline survey, with </w:t>
      </w:r>
      <w:r w:rsidR="007258FF" w:rsidRPr="007E6E0A">
        <w:t xml:space="preserve">the baseline </w:t>
      </w:r>
      <w:r>
        <w:t>assessment</w:t>
      </w:r>
      <w:r w:rsidR="007258FF">
        <w:t xml:space="preserve"> conducted in [</w:t>
      </w:r>
      <w:bookmarkStart w:id="32" w:name="_Hlk23545457"/>
      <w:r w:rsidR="00FE1420">
        <w:rPr>
          <w:highlight w:val="yellow"/>
        </w:rPr>
        <w:t>baseline</w:t>
      </w:r>
      <w:bookmarkEnd w:id="32"/>
      <w:commentRangeStart w:id="33"/>
      <w:r w:rsidR="00D871CF">
        <w:rPr>
          <w:highlight w:val="yellow"/>
        </w:rPr>
        <w:t xml:space="preserve"> survey </w:t>
      </w:r>
      <w:r w:rsidR="0007085D">
        <w:rPr>
          <w:highlight w:val="yellow"/>
        </w:rPr>
        <w:t>year(s)</w:t>
      </w:r>
      <w:commentRangeEnd w:id="33"/>
      <w:r w:rsidR="0007085D">
        <w:rPr>
          <w:rStyle w:val="CommentReference"/>
        </w:rPr>
        <w:commentReference w:id="33"/>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endline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4"/>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4"/>
      <w:r w:rsidR="00FC65C5" w:rsidRPr="00AF6C58">
        <w:rPr>
          <w:rStyle w:val="CommentReference"/>
          <w:sz w:val="22"/>
          <w:szCs w:val="22"/>
        </w:rPr>
        <w:commentReference w:id="34"/>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endline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r w:rsidR="003C2142">
        <w:t>e</w:t>
      </w:r>
      <w:r w:rsidR="00F301B3">
        <w:t xml:space="preserve">ndline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5" w:name="_Toc415065692"/>
      <w:bookmarkStart w:id="36" w:name="_Toc415138637"/>
      <w:bookmarkStart w:id="37" w:name="_Toc22897150"/>
      <w:bookmarkStart w:id="38" w:name="_Toc50719255"/>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r w:rsidR="00430EA2" w:rsidRPr="006A0A80">
        <w:t>e</w:t>
      </w:r>
      <w:r w:rsidRPr="006A0A80">
        <w:t xml:space="preserve">ndline </w:t>
      </w:r>
      <w:r w:rsidR="00430EA2" w:rsidRPr="006A0A80">
        <w:t>a</w:t>
      </w:r>
      <w:r w:rsidRPr="006A0A80">
        <w:t>ssessment</w:t>
      </w:r>
      <w:r w:rsidR="007F5FA9" w:rsidRPr="006A0A80">
        <w:t xml:space="preserve"> </w:t>
      </w:r>
      <w:commentRangeStart w:id="39"/>
      <w:r w:rsidR="00E74FFA" w:rsidRPr="006A0A80">
        <w:t>i</w:t>
      </w:r>
      <w:r w:rsidR="00BC0F95" w:rsidRPr="006A0A80">
        <w:t>ndicators</w:t>
      </w:r>
      <w:bookmarkEnd w:id="35"/>
      <w:bookmarkEnd w:id="36"/>
      <w:commentRangeEnd w:id="39"/>
      <w:r w:rsidR="00FC65C5" w:rsidRPr="006A0A80">
        <w:rPr>
          <w:rStyle w:val="CommentReference"/>
          <w:sz w:val="24"/>
          <w:szCs w:val="24"/>
        </w:rPr>
        <w:commentReference w:id="39"/>
      </w:r>
      <w:bookmarkEnd w:id="37"/>
      <w:bookmarkEnd w:id="38"/>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endline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difference between the baseline and endline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0" w:name="_Toc50719153"/>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proofErr w:type="gramStart"/>
      <w:r w:rsidRPr="00D71E47">
        <w:t>-[</w:t>
      </w:r>
      <w:proofErr w:type="gramEnd"/>
      <w:r w:rsidRPr="00A65542">
        <w:rPr>
          <w:highlight w:val="yellow"/>
        </w:rPr>
        <w:t>Endline Year</w:t>
      </w:r>
      <w:r w:rsidRPr="00D71E47">
        <w:t>]</w:t>
      </w:r>
      <w:bookmarkEnd w:id="40"/>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w:t>
            </w:r>
            <w:proofErr w:type="spellStart"/>
            <w:r w:rsidRPr="0051257A">
              <w:rPr>
                <w:rFonts w:eastAsia="Times New Roman" w:cs="Times New Roman"/>
                <w:b/>
                <w:bCs/>
                <w:color w:val="FFFFFF"/>
                <w:sz w:val="20"/>
                <w:szCs w:val="20"/>
              </w:rPr>
              <w:t>value</w:t>
            </w:r>
            <w:r w:rsidRPr="0051257A">
              <w:rPr>
                <w:rFonts w:eastAsia="Times New Roman" w:cs="Times New Roman"/>
                <w:b/>
                <w:bCs/>
                <w:color w:val="FFFFFF"/>
                <w:sz w:val="20"/>
                <w:szCs w:val="20"/>
                <w:vertAlign w:val="superscript"/>
              </w:rPr>
              <w:t>b</w:t>
            </w:r>
            <w:proofErr w:type="spellEnd"/>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roofErr w:type="spellEnd"/>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EF524C">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EF524C">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EF524C">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EF524C">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EF524C">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EF524C">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EF524C">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EF524C">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EF524C">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EF524C">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EF524C">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EF524C">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auto" w:fill="auto"/>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auto" w:fill="auto"/>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Abbreviated Women’s Empowerment in Agriculture </w:t>
            </w:r>
            <w:proofErr w:type="spellStart"/>
            <w:r w:rsidRPr="0051257A">
              <w:rPr>
                <w:rFonts w:eastAsia="Times New Roman" w:cs="Times New Roman"/>
                <w:b/>
                <w:bCs/>
                <w:color w:val="auto"/>
                <w:sz w:val="20"/>
                <w:szCs w:val="20"/>
              </w:rPr>
              <w:t>Index</w:t>
            </w:r>
            <w:r w:rsidRPr="0051257A">
              <w:rPr>
                <w:rFonts w:eastAsia="Times New Roman" w:cs="Times New Roman"/>
                <w:b/>
                <w:bCs/>
                <w:color w:val="auto"/>
                <w:sz w:val="20"/>
                <w:szCs w:val="20"/>
                <w:vertAlign w:val="superscript"/>
              </w:rPr>
              <w:t>d</w:t>
            </w:r>
            <w:proofErr w:type="spellEnd"/>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EF524C">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EF524C">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CE62A3">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CE62A3">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CE62A3">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CE62A3">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 xml:space="preserve">s dietary diversity: Mean number of food groups consumed by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exclusive breastfeeding among children under 6 months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CE62A3">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CE62A3">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 xml:space="preserve">minimum acceptable </w:t>
            </w:r>
            <w:proofErr w:type="spellStart"/>
            <w:r w:rsidRPr="0051257A">
              <w:rPr>
                <w:rFonts w:eastAsia="Times New Roman" w:cs="Times New Roman"/>
                <w:b/>
                <w:bCs/>
                <w:color w:val="auto"/>
                <w:sz w:val="20"/>
                <w:szCs w:val="20"/>
              </w:rPr>
              <w:t>diet</w:t>
            </w:r>
            <w:r w:rsidRPr="0051257A">
              <w:rPr>
                <w:rFonts w:eastAsia="Times New Roman" w:cs="Times New Roman"/>
                <w:b/>
                <w:bCs/>
                <w:color w:val="auto"/>
                <w:sz w:val="20"/>
                <w:szCs w:val="20"/>
                <w:vertAlign w:val="superscript"/>
              </w:rPr>
              <w:t>e</w:t>
            </w:r>
            <w:proofErr w:type="spellEnd"/>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CE62A3">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CE62A3">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stunted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CE62A3">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CE62A3">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wasted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CE62A3">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CE62A3">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CE62A3">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CE62A3">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1"/>
      <w:r w:rsidRPr="006E64E9">
        <w:rPr>
          <w:sz w:val="16"/>
        </w:rPr>
        <w:t>^ Results not statistically reliable, n&lt;30</w:t>
      </w:r>
      <w:commentRangeEnd w:id="41"/>
      <w:r w:rsidR="00913EBA">
        <w:rPr>
          <w:rStyle w:val="CommentReference"/>
        </w:rPr>
        <w:commentReference w:id="41"/>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endline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s Empowerment in Agriculture Index (WEAI) was calculated at baseline, but only data for the Abbreviated WEAI (A-WEAI) were collected at endline. Therefore, a baseline value for the A-WEAI was calculated so that endline-base</w:t>
      </w:r>
      <w:r>
        <w:rPr>
          <w:sz w:val="16"/>
        </w:rPr>
        <w:t>line comparisons could be made.</w:t>
      </w:r>
    </w:p>
    <w:p w14:paraId="0DF5973F" w14:textId="6745D09B" w:rsidR="0051316A" w:rsidRPr="00BB6634" w:rsidRDefault="0051316A" w:rsidP="00BB6634">
      <w:pPr>
        <w:widowControl/>
        <w:spacing w:line="259" w:lineRule="auto"/>
        <w:rPr>
          <w:color w:val="auto"/>
          <w:sz w:val="16"/>
          <w:szCs w:val="16"/>
        </w:rPr>
      </w:pPr>
      <w:proofErr w:type="spellStart"/>
      <w:r w:rsidRPr="0051316A">
        <w:rPr>
          <w:sz w:val="16"/>
          <w:vertAlign w:val="superscript"/>
        </w:rPr>
        <w:t>e</w:t>
      </w:r>
      <w:proofErr w:type="spellEnd"/>
      <w:r w:rsidRPr="0051316A">
        <w:rPr>
          <w:sz w:val="16"/>
        </w:rPr>
        <w:t xml:space="preserve"> </w:t>
      </w:r>
      <w:r w:rsidR="00BB6634">
        <w:rPr>
          <w:color w:val="auto"/>
          <w:sz w:val="16"/>
          <w:szCs w:val="16"/>
        </w:rPr>
        <w:t>E</w:t>
      </w:r>
      <w:r w:rsidR="00BB6634" w:rsidRPr="00425E92">
        <w:rPr>
          <w:color w:val="auto"/>
          <w:sz w:val="16"/>
          <w:szCs w:val="16"/>
        </w:rPr>
        <w:t xml:space="preserve">stimates </w:t>
      </w:r>
      <w:r w:rsidR="00BB6634">
        <w:rPr>
          <w:color w:val="auto"/>
          <w:sz w:val="16"/>
          <w:szCs w:val="16"/>
        </w:rPr>
        <w:t xml:space="preserve">and the gendered household type disaggregate categories </w:t>
      </w:r>
      <w:r w:rsidR="00BB6634" w:rsidRPr="00425E92">
        <w:rPr>
          <w:color w:val="auto"/>
          <w:sz w:val="16"/>
          <w:szCs w:val="16"/>
        </w:rPr>
        <w:t xml:space="preserve">are </w:t>
      </w:r>
      <w:r w:rsidR="000153CC">
        <w:rPr>
          <w:color w:val="auto"/>
          <w:sz w:val="16"/>
          <w:szCs w:val="16"/>
        </w:rPr>
        <w:t xml:space="preserve">based on </w:t>
      </w:r>
      <w:r w:rsidR="00BB6634" w:rsidRPr="00425E92">
        <w:rPr>
          <w:color w:val="auto"/>
          <w:sz w:val="16"/>
          <w:szCs w:val="16"/>
        </w:rPr>
        <w:t xml:space="preserve">de facto household </w:t>
      </w:r>
      <w:r w:rsidR="00BB6634">
        <w:rPr>
          <w:color w:val="auto"/>
          <w:sz w:val="16"/>
          <w:szCs w:val="16"/>
        </w:rPr>
        <w:t>members</w:t>
      </w:r>
      <w:r w:rsidR="00BB6634" w:rsidRPr="00425E92">
        <w:rPr>
          <w:color w:val="auto"/>
          <w:sz w:val="16"/>
          <w:szCs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68064DB6" w14:textId="6AC35C54" w:rsidR="00636775" w:rsidRDefault="00636775" w:rsidP="00636775">
      <w:pPr>
        <w:widowControl/>
        <w:spacing w:line="259" w:lineRule="auto"/>
        <w:rPr>
          <w:color w:val="auto"/>
          <w:sz w:val="16"/>
          <w:szCs w:val="16"/>
        </w:rPr>
      </w:pPr>
      <w:r>
        <w:rPr>
          <w:color w:val="auto"/>
          <w:sz w:val="16"/>
          <w:szCs w:val="16"/>
        </w:rPr>
        <w:t>Individual-level e</w:t>
      </w:r>
      <w:r w:rsidRPr="007472E6">
        <w:rPr>
          <w:color w:val="auto"/>
          <w:sz w:val="16"/>
          <w:szCs w:val="16"/>
        </w:rPr>
        <w:t xml:space="preserve">stimates </w:t>
      </w:r>
      <w:r>
        <w:rPr>
          <w:color w:val="auto"/>
          <w:sz w:val="16"/>
          <w:szCs w:val="16"/>
        </w:rPr>
        <w:t xml:space="preserve">and the gendered household type disaggregate categories </w:t>
      </w:r>
      <w:r w:rsidR="00B95618" w:rsidRPr="00425E92">
        <w:rPr>
          <w:color w:val="auto"/>
          <w:sz w:val="16"/>
          <w:szCs w:val="16"/>
        </w:rPr>
        <w:t xml:space="preserve">are </w:t>
      </w:r>
      <w:r w:rsidR="000153CC">
        <w:rPr>
          <w:color w:val="auto"/>
          <w:sz w:val="16"/>
          <w:szCs w:val="16"/>
        </w:rPr>
        <w:t xml:space="preserve">based on </w:t>
      </w:r>
      <w:r w:rsidRPr="007472E6">
        <w:rPr>
          <w:color w:val="auto"/>
          <w:sz w:val="16"/>
          <w:szCs w:val="16"/>
        </w:rPr>
        <w:t xml:space="preserve">de jure </w:t>
      </w:r>
      <w:r>
        <w:rPr>
          <w:color w:val="auto"/>
          <w:sz w:val="16"/>
          <w:szCs w:val="16"/>
        </w:rPr>
        <w:t>household members</w:t>
      </w:r>
      <w:r w:rsidRPr="007472E6">
        <w:rPr>
          <w:color w:val="auto"/>
          <w:sz w:val="16"/>
          <w:szCs w:val="16"/>
        </w:rPr>
        <w:t>, except where noted.</w:t>
      </w:r>
      <w:r>
        <w:rPr>
          <w:color w:val="auto"/>
          <w:sz w:val="16"/>
          <w:szCs w:val="16"/>
        </w:rPr>
        <w:t xml:space="preserve"> </w:t>
      </w:r>
    </w:p>
    <w:p w14:paraId="18A9A609" w14:textId="0F62B952" w:rsidR="00D71E47" w:rsidRPr="00D71E47" w:rsidRDefault="006E64E9" w:rsidP="0051257A">
      <w:pPr>
        <w:pStyle w:val="BodyText"/>
      </w:pPr>
      <w:commentRangeStart w:id="42"/>
      <w:r w:rsidRPr="006E64E9">
        <w:rPr>
          <w:sz w:val="16"/>
        </w:rPr>
        <w:t xml:space="preserve">Sources: </w:t>
      </w:r>
      <w:commentRangeEnd w:id="42"/>
      <w:r>
        <w:rPr>
          <w:rStyle w:val="CommentReference"/>
        </w:rPr>
        <w:commentReference w:id="42"/>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3" w:name="_Toc22897152"/>
      <w:bookmarkStart w:id="44" w:name="_Toc415065693"/>
      <w:bookmarkStart w:id="45" w:name="_Toc415138638"/>
      <w:bookmarkStart w:id="46" w:name="_Toc50719256"/>
      <w:r w:rsidRPr="00685F62">
        <w:t xml:space="preserve">Feed the Future </w:t>
      </w:r>
      <w:r w:rsidR="00131E6E" w:rsidRPr="00685F62">
        <w:t>[</w:t>
      </w:r>
      <w:r w:rsidR="00131E6E" w:rsidRPr="00685F62">
        <w:rPr>
          <w:highlight w:val="yellow"/>
        </w:rPr>
        <w:t>Country</w:t>
      </w:r>
      <w:r w:rsidR="00131E6E" w:rsidRPr="00685F62">
        <w:t xml:space="preserve">] </w:t>
      </w:r>
      <w:bookmarkStart w:id="47" w:name="_Toc22897153"/>
      <w:bookmarkEnd w:id="43"/>
      <w:r w:rsidR="00160DC3">
        <w:rPr>
          <w:szCs w:val="22"/>
        </w:rPr>
        <w:t>Phase One</w:t>
      </w:r>
      <w:r w:rsidR="007F25EC">
        <w:rPr>
          <w:szCs w:val="22"/>
        </w:rPr>
        <w:t xml:space="preserve"> ZOI</w:t>
      </w:r>
      <w:r w:rsidR="00752ED5" w:rsidRPr="00685F62">
        <w:t xml:space="preserve"> </w:t>
      </w:r>
      <w:r w:rsidR="00131E6E" w:rsidRPr="00685F62">
        <w:t xml:space="preserve">Survey </w:t>
      </w:r>
      <w:r w:rsidR="00430EA2" w:rsidRPr="00685F62">
        <w:t>e</w:t>
      </w:r>
      <w:r w:rsidRPr="00685F62">
        <w:t xml:space="preserve">ndline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4"/>
      <w:bookmarkEnd w:id="45"/>
      <w:bookmarkEnd w:id="46"/>
      <w:bookmarkEnd w:id="47"/>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baseline and endline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8" w:name="_Toc50719154"/>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r>
        <w:t xml:space="preserve">Endline Assessment </w:t>
      </w:r>
      <w:r w:rsidR="00DD782F">
        <w:t xml:space="preserve">Secondary </w:t>
      </w:r>
      <w:r>
        <w:t>Data Sources</w:t>
      </w:r>
      <w:bookmarkEnd w:id="48"/>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49" w:name="_Toc362106196"/>
            <w:r w:rsidRPr="0051257A">
              <w:rPr>
                <w:color w:val="FFFFFF" w:themeColor="background1"/>
                <w:szCs w:val="20"/>
              </w:rPr>
              <w:t>Indicator</w:t>
            </w:r>
            <w:bookmarkEnd w:id="49"/>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0" w:name="_Toc362106197"/>
            <w:r w:rsidRPr="0051257A">
              <w:rPr>
                <w:color w:val="FFFFFF" w:themeColor="background1"/>
                <w:szCs w:val="20"/>
              </w:rPr>
              <w:t>Secondary source</w:t>
            </w:r>
            <w:bookmarkEnd w:id="50"/>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1" w:name="_Toc362106198"/>
            <w:r w:rsidRPr="0051257A">
              <w:rPr>
                <w:color w:val="FFFFFF" w:themeColor="background1"/>
                <w:szCs w:val="20"/>
              </w:rPr>
              <w:t>Dates of</w:t>
            </w:r>
            <w:r w:rsidR="00545691" w:rsidRPr="0051257A">
              <w:rPr>
                <w:color w:val="FFFFFF" w:themeColor="background1"/>
                <w:szCs w:val="20"/>
              </w:rPr>
              <w:t xml:space="preserve"> data collection</w:t>
            </w:r>
            <w:bookmarkEnd w:id="51"/>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r w:rsidRPr="0051257A">
              <w:rPr>
                <w:b/>
                <w:szCs w:val="20"/>
              </w:rPr>
              <w:t>Endline</w:t>
            </w:r>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2" w:name="_Toc415065694"/>
      <w:bookmarkStart w:id="53" w:name="_Toc415138639"/>
      <w:bookmarkStart w:id="54" w:name="_Toc22897154"/>
      <w:bookmarkStart w:id="55" w:name="_Toc50719257"/>
      <w:r>
        <w:t xml:space="preserve">Summary of </w:t>
      </w:r>
      <w:r w:rsidR="00E74FFA">
        <w:t>k</w:t>
      </w:r>
      <w:r>
        <w:t xml:space="preserve">ey </w:t>
      </w:r>
      <w:commentRangeStart w:id="56"/>
      <w:r w:rsidR="00E74FFA">
        <w:t>f</w:t>
      </w:r>
      <w:r>
        <w:t>indings</w:t>
      </w:r>
      <w:bookmarkEnd w:id="52"/>
      <w:bookmarkEnd w:id="53"/>
      <w:commentRangeEnd w:id="56"/>
      <w:r w:rsidR="003A5B9E">
        <w:rPr>
          <w:rStyle w:val="CommentReference"/>
          <w:rFonts w:eastAsia="Arial" w:cs="Arial"/>
          <w:b w:val="0"/>
          <w:color w:val="000000"/>
        </w:rPr>
        <w:commentReference w:id="56"/>
      </w:r>
      <w:bookmarkEnd w:id="54"/>
      <w:bookmarkEnd w:id="55"/>
    </w:p>
    <w:p w14:paraId="737C2116" w14:textId="1D05B864" w:rsidR="00BC0F95" w:rsidRPr="00EE435A" w:rsidRDefault="00BC0F95" w:rsidP="00EE435A">
      <w:pPr>
        <w:pStyle w:val="Heading3"/>
        <w:ind w:left="2160" w:hanging="720"/>
        <w:rPr>
          <w:b w:val="0"/>
        </w:rPr>
      </w:pPr>
      <w:bookmarkStart w:id="57" w:name="_Toc22897155"/>
      <w:bookmarkStart w:id="58" w:name="_Toc50719258"/>
      <w:r w:rsidRPr="00EE435A">
        <w:t xml:space="preserve">Household </w:t>
      </w:r>
      <w:r w:rsidR="00430EA2">
        <w:t>e</w:t>
      </w:r>
      <w:r w:rsidRPr="00EE435A">
        <w:t xml:space="preserve">conomic </w:t>
      </w:r>
      <w:r w:rsidR="00430EA2">
        <w:t>s</w:t>
      </w:r>
      <w:r w:rsidRPr="00EE435A">
        <w:t>tatus</w:t>
      </w:r>
      <w:bookmarkEnd w:id="57"/>
      <w:bookmarkEnd w:id="58"/>
    </w:p>
    <w:p w14:paraId="37159DD1" w14:textId="1F16FB65" w:rsidR="001641DD" w:rsidRDefault="001641DD" w:rsidP="00EE435A">
      <w:pPr>
        <w:pStyle w:val="Heading4"/>
        <w:rPr>
          <w:i/>
          <w:lang w:eastAsia="ko-KR"/>
        </w:rPr>
      </w:pPr>
      <w:bookmarkStart w:id="59" w:name="_Toc50719259"/>
      <w:r w:rsidRPr="001523A4">
        <w:rPr>
          <w:i/>
          <w:lang w:eastAsia="ko-KR"/>
        </w:rPr>
        <w:t>Daily per capita expenditures (2010 USD)</w:t>
      </w:r>
      <w:bookmarkEnd w:id="59"/>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0" w:name="_Toc50719260"/>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0"/>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1" w:name="_Toc50719261"/>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1"/>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2" w:name="_Toc22897156"/>
      <w:bookmarkStart w:id="63" w:name="_Toc50719262"/>
      <w:r w:rsidRPr="006A0A80">
        <w:t>W</w:t>
      </w:r>
      <w:r w:rsidR="00A6390F">
        <w:t xml:space="preserve">omen’s </w:t>
      </w:r>
      <w:r w:rsidR="001C29D3">
        <w:t>e</w:t>
      </w:r>
      <w:r w:rsidR="00A6390F">
        <w:t xml:space="preserve">mpowerment in </w:t>
      </w:r>
      <w:r w:rsidR="001C29D3">
        <w:t>a</w:t>
      </w:r>
      <w:r w:rsidR="00A6390F">
        <w:t>griculture</w:t>
      </w:r>
      <w:bookmarkEnd w:id="62"/>
      <w:bookmarkEnd w:id="63"/>
      <w:r w:rsidR="00000872">
        <w:tab/>
      </w:r>
      <w:r w:rsidR="00000872">
        <w:tab/>
      </w:r>
    </w:p>
    <w:p w14:paraId="2B95C18D" w14:textId="64AAA84B" w:rsidR="00D71E47" w:rsidRPr="001523A4" w:rsidRDefault="00D71E47" w:rsidP="00EE435A">
      <w:pPr>
        <w:pStyle w:val="Heading4"/>
        <w:rPr>
          <w:i/>
          <w:lang w:eastAsia="ko-KR"/>
        </w:rPr>
      </w:pPr>
      <w:bookmarkStart w:id="64" w:name="_Toc50719263"/>
      <w:r w:rsidRPr="001523A4">
        <w:rPr>
          <w:i/>
          <w:lang w:eastAsia="ko-KR"/>
        </w:rPr>
        <w:t>A-WEAI</w:t>
      </w:r>
      <w:bookmarkEnd w:id="64"/>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5" w:name="_Toc22897157"/>
      <w:bookmarkStart w:id="66" w:name="_Toc50719264"/>
      <w:r w:rsidRPr="00EE435A">
        <w:t>H</w:t>
      </w:r>
      <w:r w:rsidR="00D86831">
        <w:t>ousehold h</w:t>
      </w:r>
      <w:r w:rsidRPr="00EE435A">
        <w:t xml:space="preserve">unger and </w:t>
      </w:r>
      <w:r w:rsidR="00850439">
        <w:t>d</w:t>
      </w:r>
      <w:r w:rsidRPr="00EE435A">
        <w:t xml:space="preserve">ietary </w:t>
      </w:r>
      <w:r w:rsidR="00850439">
        <w:t>i</w:t>
      </w:r>
      <w:r w:rsidRPr="00EE435A">
        <w:t>ntake</w:t>
      </w:r>
      <w:bookmarkEnd w:id="65"/>
      <w:bookmarkEnd w:id="66"/>
    </w:p>
    <w:p w14:paraId="6FFC0223" w14:textId="6A2C4160" w:rsidR="009D7321" w:rsidRDefault="009D7321" w:rsidP="00EE435A">
      <w:pPr>
        <w:pStyle w:val="Heading4"/>
        <w:rPr>
          <w:i/>
          <w:lang w:eastAsia="ko-KR"/>
        </w:rPr>
      </w:pPr>
      <w:bookmarkStart w:id="67" w:name="_Toc50719265"/>
      <w:r w:rsidRPr="001523A4">
        <w:rPr>
          <w:i/>
          <w:lang w:eastAsia="ko-KR"/>
        </w:rPr>
        <w:t>Prevalence of moderate and severe hunger</w:t>
      </w:r>
      <w:bookmarkEnd w:id="67"/>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8" w:name="_Toc50719266"/>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8"/>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69" w:name="_Toc50719267"/>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69"/>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0" w:name="_Toc50719268"/>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0"/>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1" w:name="_Toc22897158"/>
      <w:bookmarkStart w:id="72" w:name="_Toc50719269"/>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1"/>
      <w:bookmarkEnd w:id="72"/>
    </w:p>
    <w:p w14:paraId="2824B570" w14:textId="77777777" w:rsidR="003A5B9E" w:rsidRDefault="003A5B9E" w:rsidP="00EE435A">
      <w:pPr>
        <w:pStyle w:val="Heading4"/>
        <w:rPr>
          <w:i/>
          <w:lang w:eastAsia="ko-KR"/>
        </w:rPr>
      </w:pPr>
      <w:bookmarkStart w:id="73" w:name="_Toc50719270"/>
      <w:r w:rsidRPr="00097E69">
        <w:rPr>
          <w:i/>
          <w:lang w:eastAsia="ko-KR"/>
        </w:rPr>
        <w:t>Prevalence of underweight women of reproductive age</w:t>
      </w:r>
      <w:bookmarkEnd w:id="73"/>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4" w:name="_Toc50719271"/>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4"/>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5" w:name="_Toc50719272"/>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5"/>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6" w:name="_Toc50719273"/>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6"/>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7" w:name="_Toc415131190"/>
    </w:p>
    <w:p w14:paraId="14477CD8" w14:textId="467A7471" w:rsidR="00BC0F95" w:rsidRPr="00E74FFA" w:rsidRDefault="00BC0F95" w:rsidP="00E82BFE">
      <w:pPr>
        <w:pStyle w:val="Heading1"/>
        <w:numPr>
          <w:ilvl w:val="0"/>
          <w:numId w:val="26"/>
        </w:numPr>
      </w:pPr>
      <w:bookmarkStart w:id="78" w:name="_Toc22133535"/>
      <w:bookmarkStart w:id="79" w:name="_Toc22634504"/>
      <w:bookmarkStart w:id="80" w:name="_Toc22827259"/>
      <w:bookmarkStart w:id="81" w:name="_Toc22827398"/>
      <w:bookmarkStart w:id="82" w:name="_Toc22827522"/>
      <w:bookmarkStart w:id="83" w:name="_Toc22827723"/>
      <w:bookmarkStart w:id="84" w:name="_Toc22827924"/>
      <w:bookmarkStart w:id="85" w:name="_Toc22828125"/>
      <w:bookmarkStart w:id="86" w:name="_Toc22896108"/>
      <w:bookmarkStart w:id="87" w:name="_Toc22896307"/>
      <w:bookmarkStart w:id="88" w:name="_Toc22896508"/>
      <w:bookmarkStart w:id="89" w:name="_Toc22896704"/>
      <w:bookmarkStart w:id="90" w:name="_Toc22896930"/>
      <w:bookmarkStart w:id="91" w:name="_Toc22897164"/>
      <w:bookmarkStart w:id="92" w:name="_Toc22898579"/>
      <w:bookmarkStart w:id="93" w:name="_Toc22898839"/>
      <w:bookmarkStart w:id="94" w:name="_Toc22906694"/>
      <w:bookmarkStart w:id="95" w:name="_Toc22133928"/>
      <w:bookmarkStart w:id="96" w:name="_Toc22634513"/>
      <w:bookmarkStart w:id="97" w:name="_Toc22827268"/>
      <w:bookmarkStart w:id="98" w:name="_Toc22827407"/>
      <w:bookmarkStart w:id="99" w:name="_Toc22827531"/>
      <w:bookmarkStart w:id="100" w:name="_Toc22827732"/>
      <w:bookmarkStart w:id="101" w:name="_Toc22827933"/>
      <w:bookmarkStart w:id="102" w:name="_Toc22828134"/>
      <w:bookmarkStart w:id="103" w:name="_Toc22896117"/>
      <w:bookmarkStart w:id="104" w:name="_Toc22896316"/>
      <w:bookmarkStart w:id="105" w:name="_Toc22896517"/>
      <w:bookmarkStart w:id="106" w:name="_Toc22896713"/>
      <w:bookmarkStart w:id="107" w:name="_Toc22896939"/>
      <w:bookmarkStart w:id="108" w:name="_Toc22897173"/>
      <w:bookmarkStart w:id="109" w:name="_Toc22898588"/>
      <w:bookmarkStart w:id="110" w:name="_Toc22898848"/>
      <w:bookmarkStart w:id="111" w:name="_Toc22906703"/>
      <w:bookmarkStart w:id="112" w:name="_Toc22133929"/>
      <w:bookmarkStart w:id="113" w:name="_Toc22634514"/>
      <w:bookmarkStart w:id="114" w:name="_Toc22827269"/>
      <w:bookmarkStart w:id="115" w:name="_Toc22827408"/>
      <w:bookmarkStart w:id="116" w:name="_Toc22827532"/>
      <w:bookmarkStart w:id="117" w:name="_Toc22827733"/>
      <w:bookmarkStart w:id="118" w:name="_Toc22827934"/>
      <w:bookmarkStart w:id="119" w:name="_Toc22828135"/>
      <w:bookmarkStart w:id="120" w:name="_Toc22896118"/>
      <w:bookmarkStart w:id="121" w:name="_Toc22896317"/>
      <w:bookmarkStart w:id="122" w:name="_Toc22896518"/>
      <w:bookmarkStart w:id="123" w:name="_Toc22896714"/>
      <w:bookmarkStart w:id="124" w:name="_Toc22896940"/>
      <w:bookmarkStart w:id="125" w:name="_Toc22897174"/>
      <w:bookmarkStart w:id="126" w:name="_Toc22898589"/>
      <w:bookmarkStart w:id="127" w:name="_Toc22898849"/>
      <w:bookmarkStart w:id="128" w:name="_Toc22906704"/>
      <w:bookmarkStart w:id="129" w:name="_Toc22133930"/>
      <w:bookmarkStart w:id="130" w:name="_Toc22634515"/>
      <w:bookmarkStart w:id="131" w:name="_Toc22827270"/>
      <w:bookmarkStart w:id="132" w:name="_Toc22827409"/>
      <w:bookmarkStart w:id="133" w:name="_Toc22827533"/>
      <w:bookmarkStart w:id="134" w:name="_Toc22827734"/>
      <w:bookmarkStart w:id="135" w:name="_Toc22827935"/>
      <w:bookmarkStart w:id="136" w:name="_Toc22828136"/>
      <w:bookmarkStart w:id="137" w:name="_Toc22896119"/>
      <w:bookmarkStart w:id="138" w:name="_Toc22896318"/>
      <w:bookmarkStart w:id="139" w:name="_Toc22896519"/>
      <w:bookmarkStart w:id="140" w:name="_Toc22896715"/>
      <w:bookmarkStart w:id="141" w:name="_Toc22896941"/>
      <w:bookmarkStart w:id="142" w:name="_Toc22897175"/>
      <w:bookmarkStart w:id="143" w:name="_Toc22898590"/>
      <w:bookmarkStart w:id="144" w:name="_Toc22898850"/>
      <w:bookmarkStart w:id="145" w:name="_Toc22906705"/>
      <w:bookmarkStart w:id="146" w:name="_Toc22133931"/>
      <w:bookmarkStart w:id="147" w:name="_Toc22634516"/>
      <w:bookmarkStart w:id="148" w:name="_Toc22827271"/>
      <w:bookmarkStart w:id="149" w:name="_Toc22827410"/>
      <w:bookmarkStart w:id="150" w:name="_Toc22827534"/>
      <w:bookmarkStart w:id="151" w:name="_Toc22827735"/>
      <w:bookmarkStart w:id="152" w:name="_Toc22827936"/>
      <w:bookmarkStart w:id="153" w:name="_Toc22828137"/>
      <w:bookmarkStart w:id="154" w:name="_Toc22896120"/>
      <w:bookmarkStart w:id="155" w:name="_Toc22896319"/>
      <w:bookmarkStart w:id="156" w:name="_Toc22896520"/>
      <w:bookmarkStart w:id="157" w:name="_Toc22896716"/>
      <w:bookmarkStart w:id="158" w:name="_Toc22896942"/>
      <w:bookmarkStart w:id="159" w:name="_Toc22897176"/>
      <w:bookmarkStart w:id="160" w:name="_Toc22898591"/>
      <w:bookmarkStart w:id="161" w:name="_Toc22898851"/>
      <w:bookmarkStart w:id="162" w:name="_Toc22906706"/>
      <w:bookmarkStart w:id="163" w:name="_Toc400542594"/>
      <w:bookmarkStart w:id="164" w:name="_Toc414874481"/>
      <w:bookmarkStart w:id="165" w:name="_Toc22897178"/>
      <w:bookmarkStart w:id="166" w:name="_Toc5071927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E74FFA">
        <w:lastRenderedPageBreak/>
        <w:t>Background</w:t>
      </w:r>
      <w:bookmarkEnd w:id="163"/>
      <w:bookmarkEnd w:id="164"/>
      <w:bookmarkEnd w:id="165"/>
      <w:bookmarkEnd w:id="166"/>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7" w:name="_Toc400542595"/>
      <w:bookmarkStart w:id="168" w:name="_Toc414874482"/>
      <w:bookmarkStart w:id="169" w:name="_Toc22897179"/>
      <w:bookmarkStart w:id="170" w:name="_Toc50719275"/>
      <w:r w:rsidRPr="00E74FFA">
        <w:t>1</w:t>
      </w:r>
      <w:r w:rsidR="00BC0F95" w:rsidRPr="00E74FFA">
        <w:t>.</w:t>
      </w:r>
      <w:r w:rsidRPr="00E74FFA">
        <w:t>1</w:t>
      </w:r>
      <w:r w:rsidR="00180C28" w:rsidRPr="00E74FFA">
        <w:tab/>
      </w:r>
      <w:commentRangeStart w:id="171"/>
      <w:r w:rsidR="00E74FFA">
        <w:t>Feed the Future o</w:t>
      </w:r>
      <w:r w:rsidR="00BC0F95" w:rsidRPr="00E74FFA">
        <w:t>verview</w:t>
      </w:r>
      <w:bookmarkEnd w:id="167"/>
      <w:bookmarkEnd w:id="168"/>
      <w:commentRangeEnd w:id="171"/>
      <w:r w:rsidR="00E82BFE">
        <w:rPr>
          <w:rStyle w:val="CommentReference"/>
          <w:rFonts w:eastAsia="Arial" w:cs="Arial"/>
          <w:b w:val="0"/>
          <w:color w:val="000000"/>
        </w:rPr>
        <w:commentReference w:id="171"/>
      </w:r>
      <w:bookmarkEnd w:id="169"/>
      <w:bookmarkEnd w:id="170"/>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2" w:name="_Toc400542596"/>
      <w:bookmarkStart w:id="173" w:name="_Toc414874483"/>
      <w:bookmarkStart w:id="174" w:name="_Toc22897180"/>
      <w:bookmarkStart w:id="175" w:name="_Toc50719276"/>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6"/>
      <w:r w:rsidR="00E74FFA">
        <w:t>p</w:t>
      </w:r>
      <w:r w:rsidR="00BC0F95" w:rsidRPr="00E74FFA">
        <w:t>rofile</w:t>
      </w:r>
      <w:bookmarkEnd w:id="172"/>
      <w:bookmarkEnd w:id="173"/>
      <w:commentRangeEnd w:id="176"/>
      <w:r w:rsidR="00E82BFE">
        <w:rPr>
          <w:rStyle w:val="CommentReference"/>
          <w:rFonts w:eastAsia="Arial" w:cs="Arial"/>
          <w:b w:val="0"/>
          <w:color w:val="000000"/>
        </w:rPr>
        <w:commentReference w:id="176"/>
      </w:r>
      <w:bookmarkEnd w:id="174"/>
      <w:bookmarkEnd w:id="175"/>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r w:rsidR="00D21972">
        <w:t>e</w:t>
      </w:r>
      <w:r w:rsidR="00E82BFE">
        <w:t xml:space="preserve">ndline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7"/>
      <w:r w:rsidRPr="0028014F">
        <w:rPr>
          <w:highlight w:val="yellow"/>
        </w:rPr>
        <w:t>eographic</w:t>
      </w:r>
      <w:commentRangeEnd w:id="177"/>
      <w:r>
        <w:rPr>
          <w:rStyle w:val="CommentReference"/>
        </w:rPr>
        <w:commentReference w:id="177"/>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8" w:name="_Toc415131193"/>
      <w:bookmarkStart w:id="179" w:name="_Toc415438524"/>
      <w:bookmarkStart w:id="180" w:name="_Toc416881524"/>
      <w:bookmarkStart w:id="181" w:name="_Toc499549232"/>
      <w:bookmarkStart w:id="182" w:name="_Toc499553698"/>
      <w:bookmarkStart w:id="183" w:name="_Toc499553920"/>
      <w:bookmarkStart w:id="184" w:name="_Toc50719249"/>
      <w:commentRangeStart w:id="185"/>
      <w:r>
        <w:t>Figure 1.</w:t>
      </w:r>
      <w:r w:rsidR="00BC0F95" w:rsidRPr="00DF4DE5">
        <w:t>1</w:t>
      </w:r>
      <w:r w:rsidR="0028014F">
        <w:t>:</w:t>
      </w:r>
      <w:commentRangeEnd w:id="185"/>
      <w:r w:rsidR="0028014F">
        <w:rPr>
          <w:rStyle w:val="CommentReference"/>
          <w:b w:val="0"/>
          <w:snapToGrid/>
        </w:rPr>
        <w:commentReference w:id="185"/>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8"/>
      <w:bookmarkEnd w:id="179"/>
      <w:bookmarkEnd w:id="180"/>
      <w:bookmarkEnd w:id="181"/>
      <w:bookmarkEnd w:id="182"/>
      <w:bookmarkEnd w:id="183"/>
      <w:r w:rsidR="00160DC3">
        <w:t>Phase One</w:t>
      </w:r>
      <w:r w:rsidR="007F25EC">
        <w:t xml:space="preserve"> ZOI</w:t>
      </w:r>
      <w:bookmarkEnd w:id="184"/>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6" w:name="_Toc400542598"/>
      <w:bookmarkStart w:id="187"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8" w:name="_Toc22897181"/>
      <w:bookmarkStart w:id="189" w:name="_Toc50719277"/>
      <w:r w:rsidRPr="00E74FFA">
        <w:lastRenderedPageBreak/>
        <w:t xml:space="preserve">Rationale for </w:t>
      </w:r>
      <w:r w:rsidR="00160DC3">
        <w:rPr>
          <w:szCs w:val="22"/>
        </w:rPr>
        <w:t>Phase One</w:t>
      </w:r>
      <w:r w:rsidR="007F25EC">
        <w:rPr>
          <w:szCs w:val="22"/>
        </w:rPr>
        <w:t xml:space="preserve"> ZOI</w:t>
      </w:r>
      <w:r w:rsidRPr="00E74FFA">
        <w:t xml:space="preserve"> </w:t>
      </w:r>
      <w:bookmarkEnd w:id="186"/>
      <w:r w:rsidR="00E74FFA">
        <w:t>s</w:t>
      </w:r>
      <w:r w:rsidRPr="00E74FFA">
        <w:t>election</w:t>
      </w:r>
      <w:bookmarkEnd w:id="187"/>
      <w:bookmarkEnd w:id="188"/>
      <w:bookmarkEnd w:id="189"/>
    </w:p>
    <w:p w14:paraId="6DF6E04E" w14:textId="77777777" w:rsidR="008A1B16" w:rsidRDefault="008A1B16" w:rsidP="009211AE">
      <w:pPr>
        <w:pStyle w:val="BodyText"/>
      </w:pPr>
      <w:commentRangeStart w:id="190"/>
      <w:r w:rsidRPr="00DF4DE5">
        <w:rPr>
          <w:highlight w:val="yellow"/>
        </w:rPr>
        <w:t xml:space="preserve">[Insert </w:t>
      </w:r>
      <w:r>
        <w:rPr>
          <w:highlight w:val="yellow"/>
        </w:rPr>
        <w:t>rationale</w:t>
      </w:r>
      <w:r w:rsidRPr="00DF4DE5">
        <w:rPr>
          <w:highlight w:val="yellow"/>
        </w:rPr>
        <w:t>.]</w:t>
      </w:r>
      <w:r w:rsidRPr="002111CA">
        <w:t xml:space="preserve"> </w:t>
      </w:r>
      <w:commentRangeEnd w:id="190"/>
      <w:r w:rsidR="0028014F">
        <w:rPr>
          <w:rStyle w:val="CommentReference"/>
        </w:rPr>
        <w:commentReference w:id="190"/>
      </w:r>
    </w:p>
    <w:p w14:paraId="557566A4" w14:textId="12149B90" w:rsidR="00BC0F95" w:rsidRPr="009211AE" w:rsidRDefault="00BC0F95" w:rsidP="00757754">
      <w:pPr>
        <w:pStyle w:val="Heading3"/>
        <w:numPr>
          <w:ilvl w:val="2"/>
          <w:numId w:val="26"/>
        </w:numPr>
      </w:pPr>
      <w:bookmarkStart w:id="191" w:name="_Toc400542600"/>
      <w:bookmarkStart w:id="192" w:name="_Toc414874485"/>
      <w:bookmarkStart w:id="193" w:name="_Toc22897182"/>
      <w:bookmarkStart w:id="194" w:name="_Toc50719278"/>
      <w:r w:rsidRPr="009211AE">
        <w:t>Demography of the ZOI</w:t>
      </w:r>
      <w:bookmarkEnd w:id="191"/>
      <w:bookmarkEnd w:id="192"/>
      <w:bookmarkEnd w:id="193"/>
      <w:bookmarkEnd w:id="194"/>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endline in </w:t>
      </w:r>
      <w:r w:rsidR="006051C4" w:rsidRPr="00DF4DE5">
        <w:rPr>
          <w:highlight w:val="yellow"/>
        </w:rPr>
        <w:t>[</w:t>
      </w:r>
      <w:r w:rsidR="002123BA">
        <w:rPr>
          <w:highlight w:val="yellow"/>
        </w:rPr>
        <w:t xml:space="preserve">endline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5"/>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5"/>
      <w:r w:rsidRPr="000E10E3">
        <w:rPr>
          <w:rStyle w:val="CommentReference"/>
          <w:sz w:val="22"/>
          <w:szCs w:val="22"/>
        </w:rPr>
        <w:commentReference w:id="195"/>
      </w:r>
    </w:p>
    <w:p w14:paraId="50DAD336" w14:textId="355353B6" w:rsidR="006E64E9" w:rsidRDefault="00663E2E">
      <w:pPr>
        <w:pStyle w:val="Tabletitle"/>
        <w:keepLines/>
        <w:spacing w:before="240"/>
        <w:contextualSpacing/>
        <w:outlineLvl w:val="3"/>
      </w:pPr>
      <w:bookmarkStart w:id="196" w:name="_Toc50719155"/>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proofErr w:type="gramStart"/>
      <w:r w:rsidRPr="00663E2E">
        <w:t>-[</w:t>
      </w:r>
      <w:proofErr w:type="gramEnd"/>
      <w:r w:rsidRPr="00A65542">
        <w:rPr>
          <w:highlight w:val="yellow"/>
        </w:rPr>
        <w:t>Endline Year(s)</w:t>
      </w:r>
      <w:r w:rsidRPr="00663E2E">
        <w:t>]</w:t>
      </w:r>
      <w:bookmarkEnd w:id="196"/>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individuals,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b</w:t>
            </w:r>
            <w:proofErr w:type="spellEnd"/>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proofErr w:type="gramStart"/>
      <w:r w:rsidRPr="0051257A">
        <w:rPr>
          <w:sz w:val="16"/>
          <w:szCs w:val="16"/>
          <w:vertAlign w:val="superscript"/>
        </w:rPr>
        <w:t>a</w:t>
      </w:r>
      <w:r w:rsidRPr="0051257A">
        <w:rPr>
          <w:sz w:val="16"/>
          <w:szCs w:val="16"/>
        </w:rPr>
        <w:t xml:space="preserve"> Number of</w:t>
      </w:r>
      <w:proofErr w:type="gramEnd"/>
      <w:r w:rsidRPr="0051257A">
        <w:rPr>
          <w:sz w:val="16"/>
          <w:szCs w:val="16"/>
        </w:rPr>
        <w:t xml:space="preserve">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w:t>
      </w:r>
      <w:proofErr w:type="gramStart"/>
      <w:r w:rsidRPr="0051257A">
        <w:rPr>
          <w:sz w:val="16"/>
          <w:szCs w:val="16"/>
        </w:rPr>
        <w:t>The</w:t>
      </w:r>
      <w:proofErr w:type="gramEnd"/>
      <w:r w:rsidRPr="0051257A">
        <w:rPr>
          <w:sz w:val="16"/>
          <w:szCs w:val="16"/>
        </w:rPr>
        <w:t xml:space="preserv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7"/>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7"/>
      <w:r w:rsidR="00131E6E" w:rsidRPr="0051257A">
        <w:rPr>
          <w:rStyle w:val="CommentReference"/>
        </w:rPr>
        <w:commentReference w:id="197"/>
      </w:r>
      <w:bookmarkStart w:id="198" w:name="_Toc415131195"/>
    </w:p>
    <w:p w14:paraId="53963640" w14:textId="3D87DCE0" w:rsidR="00BC0F95" w:rsidRDefault="00663E2E" w:rsidP="00663E2E">
      <w:pPr>
        <w:pStyle w:val="Tabletitle"/>
        <w:keepLines/>
        <w:spacing w:before="240"/>
        <w:contextualSpacing/>
        <w:outlineLvl w:val="3"/>
      </w:pPr>
      <w:bookmarkStart w:id="199" w:name="_Toc50719156"/>
      <w:bookmarkEnd w:id="198"/>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proofErr w:type="gramStart"/>
      <w:r w:rsidRPr="00663E2E">
        <w:t>-[</w:t>
      </w:r>
      <w:proofErr w:type="gramEnd"/>
      <w:r w:rsidRPr="00A65542">
        <w:rPr>
          <w:highlight w:val="yellow"/>
        </w:rPr>
        <w:t>Endline Year</w:t>
      </w:r>
      <w:r w:rsidRPr="00663E2E">
        <w:t>]</w:t>
      </w:r>
      <w:bookmarkEnd w:id="199"/>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households,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d</w:t>
            </w:r>
            <w:proofErr w:type="spellEnd"/>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proofErr w:type="gramStart"/>
      <w:r w:rsidRPr="00757754">
        <w:rPr>
          <w:vertAlign w:val="superscript"/>
        </w:rPr>
        <w:t>a</w:t>
      </w:r>
      <w:r>
        <w:t xml:space="preserve"> Number of</w:t>
      </w:r>
      <w:proofErr w:type="gramEnd"/>
      <w:r>
        <w:t xml:space="preserve">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w:t>
      </w:r>
      <w:proofErr w:type="gramStart"/>
      <w:r>
        <w:t>The</w:t>
      </w:r>
      <w:proofErr w:type="gramEnd"/>
      <w:r>
        <w:t xml:space="preserv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0"/>
      <w:r>
        <w:t>Source(s): [</w:t>
      </w:r>
      <w:r w:rsidRPr="008B6614">
        <w:rPr>
          <w:highlight w:val="yellow"/>
        </w:rPr>
        <w:t>National Statistics Office data</w:t>
      </w:r>
      <w:r>
        <w:t>] [</w:t>
      </w:r>
      <w:r w:rsidRPr="008B6614">
        <w:rPr>
          <w:highlight w:val="yellow"/>
        </w:rPr>
        <w:t>Elaborate here</w:t>
      </w:r>
      <w:r>
        <w:t>]</w:t>
      </w:r>
      <w:commentRangeEnd w:id="200"/>
      <w:r w:rsidR="00131E6E">
        <w:rPr>
          <w:rStyle w:val="CommentReference"/>
          <w:rFonts w:eastAsia="Arial" w:cs="Arial"/>
          <w:color w:val="000000"/>
        </w:rPr>
        <w:commentReference w:id="200"/>
      </w:r>
    </w:p>
    <w:p w14:paraId="3DF86307" w14:textId="47016A29" w:rsidR="00BC0F95" w:rsidRPr="00C115D4" w:rsidRDefault="00995F8F" w:rsidP="00C115D4">
      <w:pPr>
        <w:pStyle w:val="Heading2"/>
      </w:pPr>
      <w:bookmarkStart w:id="201" w:name="_Toc400542602"/>
      <w:bookmarkStart w:id="202" w:name="_Toc414874487"/>
      <w:bookmarkStart w:id="203" w:name="_Toc22897183"/>
      <w:bookmarkStart w:id="204" w:name="_Toc50719279"/>
      <w:r w:rsidRPr="00C115D4">
        <w:t>1</w:t>
      </w:r>
      <w:r w:rsidR="00BC0F95" w:rsidRPr="00C115D4">
        <w:t>.</w:t>
      </w:r>
      <w:r w:rsidRPr="00C115D4">
        <w:t>3</w:t>
      </w:r>
      <w:r w:rsidR="00934FE4" w:rsidRPr="00C115D4">
        <w:tab/>
      </w:r>
      <w:r w:rsidR="00C115D4">
        <w:t>Purpose of t</w:t>
      </w:r>
      <w:r w:rsidR="00BC0F95" w:rsidRPr="00C115D4">
        <w:t xml:space="preserve">his </w:t>
      </w:r>
      <w:bookmarkEnd w:id="201"/>
      <w:bookmarkEnd w:id="202"/>
      <w:r w:rsidR="00C115D4">
        <w:t>a</w:t>
      </w:r>
      <w:r w:rsidR="000336E5" w:rsidRPr="00C115D4">
        <w:t>ssessment</w:t>
      </w:r>
      <w:bookmarkEnd w:id="203"/>
      <w:bookmarkEnd w:id="204"/>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r w:rsidR="000003A8">
        <w:t>endline ZOI Survey, which was conducted in [</w:t>
      </w:r>
      <w:r w:rsidR="002123BA">
        <w:rPr>
          <w:highlight w:val="yellow"/>
        </w:rPr>
        <w:t>endline</w:t>
      </w:r>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5" w:name="_Toc400542603"/>
      <w:r w:rsidR="006E7CC9">
        <w:br w:type="page"/>
      </w:r>
    </w:p>
    <w:p w14:paraId="60FBC927" w14:textId="3767FAEB" w:rsidR="00BC0F95" w:rsidRPr="00C115D4" w:rsidRDefault="00BD3197" w:rsidP="00AB051C">
      <w:pPr>
        <w:pStyle w:val="Heading1"/>
        <w:numPr>
          <w:ilvl w:val="0"/>
          <w:numId w:val="26"/>
        </w:numPr>
      </w:pPr>
      <w:bookmarkStart w:id="206" w:name="_Toc22897184"/>
      <w:bookmarkStart w:id="207" w:name="_Toc50719280"/>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5"/>
      <w:bookmarkEnd w:id="206"/>
      <w:bookmarkEnd w:id="207"/>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endline</w:t>
      </w:r>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8" w:name="_Toc400542604"/>
      <w:bookmarkStart w:id="209" w:name="_Toc414874488"/>
      <w:bookmarkStart w:id="210" w:name="_Toc22897185"/>
      <w:bookmarkStart w:id="211" w:name="_Toc50719281"/>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8"/>
      <w:bookmarkEnd w:id="209"/>
      <w:bookmarkEnd w:id="210"/>
      <w:bookmarkEnd w:id="211"/>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2"/>
      <w:r w:rsidR="000003A8" w:rsidRPr="00757754">
        <w:rPr>
          <w:highlight w:val="yellow"/>
        </w:rPr>
        <w:t>list sources</w:t>
      </w:r>
      <w:commentRangeEnd w:id="212"/>
      <w:r w:rsidR="000003A8" w:rsidRPr="00757754">
        <w:rPr>
          <w:rStyle w:val="CommentReference"/>
          <w:highlight w:val="yellow"/>
        </w:rPr>
        <w:commentReference w:id="212"/>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endline</w:t>
      </w:r>
      <w:r w:rsidRPr="00B106B2">
        <w:t>.</w:t>
      </w:r>
      <w:r w:rsidR="00387314">
        <w:t xml:space="preserve"> </w:t>
      </w:r>
      <w:commentRangeStart w:id="213"/>
      <w:r w:rsidR="00387314">
        <w:t>Primary</w:t>
      </w:r>
      <w:commentRangeEnd w:id="213"/>
      <w:r w:rsidR="00B106B2">
        <w:rPr>
          <w:rStyle w:val="CommentReference"/>
        </w:rPr>
        <w:commentReference w:id="213"/>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4" w:name="_Toc50719157"/>
      <w:bookmarkStart w:id="215" w:name="_Toc415131196"/>
      <w:bookmarkStart w:id="216" w:name="_Toc499553855"/>
      <w:bookmarkStart w:id="217" w:name="_Toc499554293"/>
      <w:bookmarkStart w:id="218" w:name="_Toc499554548"/>
      <w:bookmarkStart w:id="219" w:name="_Toc531870938"/>
      <w:commentRangeStart w:id="220"/>
      <w:r w:rsidRPr="00663E2E">
        <w:t xml:space="preserve">Table </w:t>
      </w:r>
      <w:commentRangeEnd w:id="220"/>
      <w:r w:rsidR="000003A8">
        <w:rPr>
          <w:rStyle w:val="CommentReference"/>
          <w:b w:val="0"/>
          <w:snapToGrid/>
        </w:rPr>
        <w:commentReference w:id="220"/>
      </w:r>
      <w:r w:rsidRPr="00663E2E">
        <w:t xml:space="preserve">2.1.1: Feed the Future </w:t>
      </w:r>
      <w:r w:rsidR="00160DC3">
        <w:t>Phase One</w:t>
      </w:r>
      <w:r w:rsidRPr="00663E2E">
        <w:t xml:space="preserve"> Baseline and Endline ZOI Indicator Data Sources and Dates of Data Collection</w:t>
      </w:r>
      <w:bookmarkEnd w:id="214"/>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1" w:name="_Hlk23587200"/>
      <w:r w:rsidR="002123BA">
        <w:rPr>
          <w:sz w:val="16"/>
          <w:highlight w:val="yellow"/>
        </w:rPr>
        <w:t>endline</w:t>
      </w:r>
      <w:r w:rsidR="00385A7A" w:rsidRPr="00D55C65">
        <w:rPr>
          <w:sz w:val="16"/>
          <w:highlight w:val="yellow"/>
        </w:rPr>
        <w:t xml:space="preserve"> </w:t>
      </w:r>
      <w:bookmarkEnd w:id="221"/>
      <w:r w:rsidR="00385A7A" w:rsidRPr="00D55C65">
        <w:rPr>
          <w:sz w:val="16"/>
          <w:highlight w:val="yellow"/>
        </w:rPr>
        <w:t>survey year(s)</w:t>
      </w:r>
      <w:r w:rsidR="00385A7A">
        <w:rPr>
          <w:sz w:val="16"/>
        </w:rPr>
        <w:t>]</w:t>
      </w:r>
      <w:bookmarkEnd w:id="215"/>
      <w:bookmarkEnd w:id="216"/>
      <w:bookmarkEnd w:id="217"/>
      <w:bookmarkEnd w:id="218"/>
      <w:bookmarkEnd w:id="219"/>
    </w:p>
    <w:p w14:paraId="1586E1F5" w14:textId="77777777" w:rsidR="004E4D77" w:rsidRDefault="00995F8F" w:rsidP="00C115D4">
      <w:pPr>
        <w:pStyle w:val="Heading3"/>
        <w:ind w:left="2160" w:hanging="706"/>
      </w:pPr>
      <w:bookmarkStart w:id="222" w:name="_Toc50719282"/>
      <w:bookmarkStart w:id="223" w:name="_Toc400542605"/>
      <w:bookmarkStart w:id="224" w:name="_Toc414874489"/>
      <w:bookmarkStart w:id="225" w:name="_Toc22897186"/>
      <w:r>
        <w:rPr>
          <w:noProof/>
        </w:rPr>
        <w:lastRenderedPageBreak/>
        <w:t>2</w:t>
      </w:r>
      <w:r w:rsidR="00BC0F95" w:rsidRPr="00DF4DE5">
        <w:t>.1.1</w:t>
      </w:r>
      <w:r w:rsidR="00934FE4">
        <w:tab/>
      </w:r>
      <w:r w:rsidR="00B10DFB">
        <w:t>Baseline</w:t>
      </w:r>
      <w:bookmarkEnd w:id="222"/>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6"/>
      <w:r w:rsidR="006162DC" w:rsidRPr="007A2CBE">
        <w:rPr>
          <w:highlight w:val="yellow"/>
        </w:rPr>
        <w:t xml:space="preserve">Insert </w:t>
      </w:r>
      <w:r w:rsidR="00E30F38">
        <w:rPr>
          <w:highlight w:val="yellow"/>
        </w:rPr>
        <w:t>information according to the instructions.</w:t>
      </w:r>
      <w:commentRangeEnd w:id="226"/>
      <w:r w:rsidR="003B29B5">
        <w:rPr>
          <w:rStyle w:val="CommentReference"/>
        </w:rPr>
        <w:commentReference w:id="226"/>
      </w:r>
      <w:r w:rsidR="00E30F38">
        <w:rPr>
          <w:highlight w:val="yellow"/>
        </w:rPr>
        <w:t xml:space="preserve">] </w:t>
      </w:r>
    </w:p>
    <w:p w14:paraId="3F255AFD" w14:textId="7755BAF1" w:rsidR="004E4D77" w:rsidRDefault="004E4D77" w:rsidP="004E4D77">
      <w:pPr>
        <w:pStyle w:val="Heading4"/>
      </w:pPr>
      <w:bookmarkStart w:id="227" w:name="_Toc50719283"/>
      <w:r>
        <w:t>Primary d</w:t>
      </w:r>
      <w:r w:rsidRPr="00DF4DE5">
        <w:t>ata</w:t>
      </w:r>
      <w:bookmarkEnd w:id="227"/>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endline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8" w:name="_Toc50719284"/>
      <w:r>
        <w:t>Secondary data</w:t>
      </w:r>
      <w:bookmarkEnd w:id="228"/>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29" w:name="_Toc50719158"/>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29"/>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0"/>
      <w:r w:rsidR="00E17BCF">
        <w:rPr>
          <w:noProof/>
          <w:sz w:val="16"/>
          <w:szCs w:val="18"/>
        </w:rPr>
        <w:t>Sources:</w:t>
      </w:r>
      <w:commentRangeEnd w:id="230"/>
      <w:r w:rsidR="00E17BCF">
        <w:rPr>
          <w:rStyle w:val="CommentReference"/>
        </w:rPr>
        <w:commentReference w:id="230"/>
      </w:r>
    </w:p>
    <w:p w14:paraId="42BF5347" w14:textId="169EA10A" w:rsidR="00882269" w:rsidRPr="00BA5CAB" w:rsidRDefault="00882269" w:rsidP="00BA5CAB">
      <w:pPr>
        <w:pStyle w:val="Heading5"/>
        <w:ind w:firstLine="720"/>
        <w:rPr>
          <w:noProof/>
          <w:sz w:val="22"/>
          <w:szCs w:val="22"/>
        </w:rPr>
      </w:pPr>
      <w:commentRangeStart w:id="231"/>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1"/>
      <w:r w:rsidR="001127B8">
        <w:rPr>
          <w:rStyle w:val="CommentReference"/>
          <w:b w:val="0"/>
        </w:rPr>
        <w:commentReference w:id="231"/>
      </w:r>
    </w:p>
    <w:p w14:paraId="41D14BD9" w14:textId="707ADDDE" w:rsidR="00882269" w:rsidRPr="000C3DFA" w:rsidRDefault="00882269" w:rsidP="00882269">
      <w:pPr>
        <w:pStyle w:val="BodyText"/>
      </w:pPr>
      <w:r>
        <w:rPr>
          <w:noProof/>
        </w:rPr>
        <w:t>[</w:t>
      </w:r>
      <w:commentRangeStart w:id="232"/>
      <w:r w:rsidR="00DB03B2" w:rsidRPr="000A05CA">
        <w:rPr>
          <w:noProof/>
          <w:highlight w:val="yellow"/>
        </w:rPr>
        <w:t>Insert information according to instructions</w:t>
      </w:r>
      <w:r w:rsidR="00DB03B2">
        <w:rPr>
          <w:noProof/>
        </w:rPr>
        <w:t>.</w:t>
      </w:r>
      <w:commentRangeEnd w:id="232"/>
      <w:r w:rsidR="00DB03B2">
        <w:rPr>
          <w:rStyle w:val="CommentReference"/>
        </w:rPr>
        <w:commentReference w:id="232"/>
      </w:r>
      <w:r w:rsidR="00DB03B2">
        <w:rPr>
          <w:noProof/>
        </w:rPr>
        <w:t>]</w:t>
      </w:r>
    </w:p>
    <w:p w14:paraId="46F5497B" w14:textId="7EFF0D1A" w:rsidR="00B45283" w:rsidRDefault="00B45283" w:rsidP="00B45283">
      <w:pPr>
        <w:pStyle w:val="Heading3"/>
        <w:ind w:left="2160" w:hanging="706"/>
      </w:pPr>
      <w:bookmarkStart w:id="233" w:name="_Toc50719285"/>
      <w:r>
        <w:rPr>
          <w:noProof/>
        </w:rPr>
        <w:t>2</w:t>
      </w:r>
      <w:r w:rsidRPr="00DF4DE5">
        <w:t>.1.</w:t>
      </w:r>
      <w:r>
        <w:t>2</w:t>
      </w:r>
      <w:r>
        <w:tab/>
        <w:t>Endline</w:t>
      </w:r>
      <w:bookmarkEnd w:id="233"/>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endline assessment. [</w:t>
      </w:r>
      <w:commentRangeStart w:id="234"/>
      <w:r w:rsidRPr="007A2CBE">
        <w:rPr>
          <w:highlight w:val="yellow"/>
        </w:rPr>
        <w:t xml:space="preserve">Insert </w:t>
      </w:r>
      <w:r>
        <w:rPr>
          <w:highlight w:val="yellow"/>
        </w:rPr>
        <w:t>information according to the instructions.</w:t>
      </w:r>
      <w:commentRangeEnd w:id="234"/>
      <w:r>
        <w:rPr>
          <w:rStyle w:val="CommentReference"/>
        </w:rPr>
        <w:commentReference w:id="234"/>
      </w:r>
      <w:r>
        <w:rPr>
          <w:highlight w:val="yellow"/>
        </w:rPr>
        <w:t>]</w:t>
      </w:r>
    </w:p>
    <w:p w14:paraId="3BFC12BF" w14:textId="0CE0E34B" w:rsidR="00BC0F95" w:rsidRPr="00DF4DE5" w:rsidRDefault="00BD3197" w:rsidP="00A65542">
      <w:pPr>
        <w:pStyle w:val="Heading4"/>
      </w:pPr>
      <w:bookmarkStart w:id="235" w:name="_Toc50719286"/>
      <w:r>
        <w:t>Primary d</w:t>
      </w:r>
      <w:r w:rsidR="00BC0F95" w:rsidRPr="00DF4DE5">
        <w:t>ata</w:t>
      </w:r>
      <w:bookmarkEnd w:id="223"/>
      <w:bookmarkEnd w:id="224"/>
      <w:bookmarkEnd w:id="225"/>
      <w:bookmarkEnd w:id="235"/>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r w:rsidR="002123BA" w:rsidRPr="002123BA">
        <w:rPr>
          <w:highlight w:val="yellow"/>
        </w:rPr>
        <w:t xml:space="preserve">endline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endline ZOI Survey [</w:t>
      </w:r>
      <w:r w:rsidR="002123BA">
        <w:rPr>
          <w:highlight w:val="yellow"/>
        </w:rPr>
        <w:t>endline</w:t>
      </w:r>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6"/>
      <w:r w:rsidRPr="00690BE9">
        <w:rPr>
          <w:sz w:val="22"/>
          <w:szCs w:val="22"/>
        </w:rPr>
        <w:t>d</w:t>
      </w:r>
      <w:r w:rsidR="00BC0F95" w:rsidRPr="00690BE9">
        <w:rPr>
          <w:sz w:val="22"/>
          <w:szCs w:val="22"/>
        </w:rPr>
        <w:t>esign</w:t>
      </w:r>
      <w:commentRangeEnd w:id="236"/>
      <w:r w:rsidR="001A3F0A" w:rsidRPr="00690BE9">
        <w:rPr>
          <w:rStyle w:val="CommentReference"/>
          <w:b w:val="0"/>
          <w:sz w:val="22"/>
          <w:szCs w:val="22"/>
        </w:rPr>
        <w:commentReference w:id="236"/>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r w:rsidR="002123BA">
        <w:rPr>
          <w:highlight w:val="yellow"/>
        </w:rPr>
        <w:t>endline</w:t>
      </w:r>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endline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r w:rsidR="00326BF4">
        <w:t xml:space="preserve">endline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r w:rsidR="002123BA">
        <w:rPr>
          <w:highlight w:val="yellow"/>
        </w:rPr>
        <w:t>endline</w:t>
      </w:r>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r w:rsidR="002123BA">
        <w:rPr>
          <w:highlight w:val="yellow"/>
        </w:rPr>
        <w:t xml:space="preserve">endline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r w:rsidR="002123BA">
        <w:rPr>
          <w:highlight w:val="yellow"/>
        </w:rPr>
        <w:t>endline</w:t>
      </w:r>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7"/>
      <w:r w:rsidR="00A74BE8" w:rsidRPr="00D5799E">
        <w:rPr>
          <w:highlight w:val="yellow"/>
        </w:rPr>
        <w:t>proportional to the population</w:t>
      </w:r>
      <w:r w:rsidR="00A74BE8">
        <w:t xml:space="preserve"> </w:t>
      </w:r>
      <w:commentRangeEnd w:id="237"/>
      <w:r w:rsidR="00A74BE8">
        <w:rPr>
          <w:rStyle w:val="CommentReference"/>
        </w:rPr>
        <w:commentReference w:id="237"/>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8"/>
      <w:r w:rsidRPr="00690BE9">
        <w:rPr>
          <w:sz w:val="22"/>
          <w:szCs w:val="22"/>
        </w:rPr>
        <w:t>d</w:t>
      </w:r>
      <w:r w:rsidR="00BC0F95" w:rsidRPr="00690BE9">
        <w:rPr>
          <w:sz w:val="22"/>
          <w:szCs w:val="22"/>
        </w:rPr>
        <w:t>esign</w:t>
      </w:r>
      <w:commentRangeEnd w:id="238"/>
      <w:r w:rsidR="00A74BE8" w:rsidRPr="00690BE9">
        <w:rPr>
          <w:rStyle w:val="CommentReference"/>
          <w:b w:val="0"/>
          <w:sz w:val="22"/>
          <w:szCs w:val="22"/>
        </w:rPr>
        <w:commentReference w:id="238"/>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39"/>
      <w:r w:rsidRPr="00690BE9">
        <w:rPr>
          <w:sz w:val="22"/>
          <w:szCs w:val="22"/>
        </w:rPr>
        <w:t>Timing of the survey</w:t>
      </w:r>
      <w:commentRangeEnd w:id="239"/>
      <w:r w:rsidRPr="00690BE9">
        <w:rPr>
          <w:sz w:val="22"/>
          <w:szCs w:val="22"/>
        </w:rPr>
        <w:commentReference w:id="239"/>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0" w:name="_Toc20753561"/>
      <w:commentRangeStart w:id="241"/>
      <w:r w:rsidRPr="00690BE9">
        <w:rPr>
          <w:sz w:val="22"/>
          <w:szCs w:val="22"/>
        </w:rPr>
        <w:t>Listing</w:t>
      </w:r>
      <w:commentRangeEnd w:id="241"/>
      <w:r w:rsidRPr="00690BE9">
        <w:rPr>
          <w:sz w:val="22"/>
          <w:szCs w:val="22"/>
        </w:rPr>
        <w:commentReference w:id="241"/>
      </w:r>
      <w:bookmarkEnd w:id="240"/>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2" w:name="_Toc20753562"/>
    </w:p>
    <w:p w14:paraId="52FEB86D" w14:textId="28B87012" w:rsidR="00A74BE8" w:rsidRPr="00690BE9" w:rsidRDefault="00A74BE8" w:rsidP="00A65542">
      <w:pPr>
        <w:pStyle w:val="Heading5"/>
        <w:ind w:firstLine="720"/>
        <w:rPr>
          <w:sz w:val="22"/>
          <w:szCs w:val="22"/>
        </w:rPr>
      </w:pPr>
      <w:commentRangeStart w:id="243"/>
      <w:r w:rsidRPr="00690BE9">
        <w:rPr>
          <w:sz w:val="22"/>
          <w:szCs w:val="22"/>
        </w:rPr>
        <w:t>Training for main fieldwork</w:t>
      </w:r>
      <w:bookmarkEnd w:id="242"/>
      <w:commentRangeEnd w:id="243"/>
      <w:r w:rsidR="00757754" w:rsidRPr="00690BE9">
        <w:rPr>
          <w:sz w:val="22"/>
          <w:szCs w:val="22"/>
        </w:rPr>
        <w:commentReference w:id="243"/>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4"/>
      <w:r w:rsidRPr="00757754">
        <w:t>, an agricultural interviewer</w:t>
      </w:r>
      <w:commentRangeEnd w:id="244"/>
      <w:r w:rsidRPr="00757754">
        <w:rPr>
          <w:rStyle w:val="CommentReference"/>
          <w:sz w:val="22"/>
          <w:szCs w:val="22"/>
        </w:rPr>
        <w:commentReference w:id="244"/>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5" w:name="_Toc20753563"/>
      <w:commentRangeStart w:id="246"/>
      <w:r w:rsidRPr="00690BE9">
        <w:rPr>
          <w:sz w:val="22"/>
          <w:szCs w:val="22"/>
        </w:rPr>
        <w:lastRenderedPageBreak/>
        <w:t>Fieldwork</w:t>
      </w:r>
      <w:commentRangeEnd w:id="246"/>
      <w:r w:rsidRPr="00690BE9">
        <w:rPr>
          <w:sz w:val="22"/>
          <w:szCs w:val="22"/>
        </w:rPr>
        <w:commentReference w:id="246"/>
      </w:r>
      <w:bookmarkEnd w:id="245"/>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7" w:name="_Toc20753564"/>
      <w:commentRangeStart w:id="248"/>
      <w:r w:rsidRPr="00690BE9">
        <w:rPr>
          <w:sz w:val="22"/>
          <w:szCs w:val="22"/>
        </w:rPr>
        <w:t>Data management and analysis</w:t>
      </w:r>
      <w:commentRangeEnd w:id="248"/>
      <w:r w:rsidRPr="00690BE9">
        <w:rPr>
          <w:sz w:val="22"/>
          <w:szCs w:val="22"/>
        </w:rPr>
        <w:commentReference w:id="248"/>
      </w:r>
      <w:bookmarkEnd w:id="247"/>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49"/>
      <w:r w:rsidRPr="00690BE9">
        <w:rPr>
          <w:sz w:val="22"/>
          <w:szCs w:val="22"/>
        </w:rPr>
        <w:t>Limitations of the survey</w:t>
      </w:r>
      <w:commentRangeEnd w:id="249"/>
      <w:r w:rsidRPr="00690BE9">
        <w:rPr>
          <w:sz w:val="22"/>
          <w:szCs w:val="22"/>
        </w:rPr>
        <w:commentReference w:id="249"/>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r w:rsidR="002123BA">
        <w:rPr>
          <w:highlight w:val="yellow"/>
        </w:rPr>
        <w:t xml:space="preserve">endline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0"/>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0"/>
      <w:r w:rsidR="003E1DEC">
        <w:rPr>
          <w:rStyle w:val="CommentReference"/>
        </w:rPr>
        <w:commentReference w:id="250"/>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1" w:name="_Toc50719159"/>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Endline ZOI Surveys</w:t>
      </w:r>
      <w:bookmarkEnd w:id="251"/>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a</w:t>
            </w:r>
            <w:proofErr w:type="gramEnd"/>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2AA0CECC"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eligible children </w:t>
            </w:r>
            <w:r w:rsidR="007C6556">
              <w:rPr>
                <w:rFonts w:eastAsia="Times New Roman" w:cs="Times New Roman"/>
                <w:sz w:val="20"/>
                <w:szCs w:val="20"/>
              </w:rPr>
              <w:t>whose caregiver w</w:t>
            </w:r>
            <w:r w:rsidR="00F15F6C">
              <w:rPr>
                <w:rFonts w:eastAsia="Times New Roman" w:cs="Times New Roman"/>
                <w:sz w:val="20"/>
                <w:szCs w:val="20"/>
              </w:rPr>
              <w:t xml:space="preserve">as </w:t>
            </w:r>
            <w:r w:rsidRPr="00E2715E">
              <w:rPr>
                <w:rFonts w:eastAsia="Times New Roman" w:cs="Times New Roman"/>
                <w:sz w:val="20"/>
                <w:szCs w:val="20"/>
              </w:rPr>
              <w:t xml:space="preserve">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proofErr w:type="gramStart"/>
            <w:r>
              <w:rPr>
                <w:rFonts w:eastAsia="Times New Roman" w:cs="Times New Roman"/>
                <w:sz w:val="20"/>
                <w:szCs w:val="20"/>
              </w:rPr>
              <w:t>%)</w:t>
            </w:r>
            <w:r w:rsidRPr="00192DCF">
              <w:rPr>
                <w:rFonts w:eastAsia="Times New Roman" w:cs="Times New Roman"/>
                <w:sz w:val="20"/>
                <w:szCs w:val="20"/>
                <w:vertAlign w:val="superscript"/>
              </w:rPr>
              <w:t>b</w:t>
            </w:r>
            <w:proofErr w:type="gramEnd"/>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F15F6C">
        <w:tc>
          <w:tcPr>
            <w:tcW w:w="2156" w:type="pct"/>
            <w:tcBorders>
              <w:top w:val="nil"/>
              <w:left w:val="nil"/>
              <w:bottom w:val="single" w:sz="4" w:space="0" w:color="auto"/>
              <w:right w:val="nil"/>
            </w:tcBorders>
            <w:shd w:val="clear" w:color="auto" w:fill="auto"/>
            <w:vAlign w:val="center"/>
            <w:hideMark/>
          </w:tcPr>
          <w:p w14:paraId="2CE9D419" w14:textId="423F274C" w:rsidR="00183D20" w:rsidRPr="00E2715E" w:rsidRDefault="00F15F6C" w:rsidP="00183D20">
            <w:pPr>
              <w:keepNext/>
              <w:widowControl/>
              <w:spacing w:line="259" w:lineRule="auto"/>
              <w:ind w:left="202" w:right="-29"/>
              <w:rPr>
                <w:rFonts w:eastAsia="Times New Roman" w:cs="Times New Roman"/>
                <w:sz w:val="20"/>
                <w:szCs w:val="20"/>
              </w:rPr>
            </w:pPr>
            <w:r w:rsidRPr="00F15F6C">
              <w:rPr>
                <w:rFonts w:eastAsia="Times New Roman" w:cs="Times New Roman"/>
                <w:sz w:val="20"/>
                <w:szCs w:val="20"/>
              </w:rPr>
              <w:lastRenderedPageBreak/>
              <w:t>Number of eligible children whose caregiver was interviewed</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F15F6C">
        <w:tc>
          <w:tcPr>
            <w:tcW w:w="2156" w:type="pct"/>
            <w:tcBorders>
              <w:top w:val="single" w:sz="4" w:space="0" w:color="auto"/>
              <w:left w:val="nil"/>
              <w:bottom w:val="single" w:sz="4" w:space="0" w:color="auto"/>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single" w:sz="4" w:space="0" w:color="auto"/>
              <w:left w:val="nil"/>
              <w:bottom w:val="single" w:sz="4" w:space="0" w:color="auto"/>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r w:rsidR="002123BA">
        <w:rPr>
          <w:sz w:val="16"/>
          <w:highlight w:val="yellow"/>
        </w:rPr>
        <w:t>endline</w:t>
      </w:r>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2" w:name="_Toc400542606"/>
      <w:bookmarkStart w:id="253" w:name="_Toc414874490"/>
      <w:bookmarkStart w:id="254" w:name="_Toc22897187"/>
      <w:bookmarkStart w:id="255" w:name="_Toc50719287"/>
      <w:commentRangeStart w:id="256"/>
      <w:r>
        <w:t>S</w:t>
      </w:r>
      <w:r w:rsidR="00C115D4">
        <w:t>econdary d</w:t>
      </w:r>
      <w:r w:rsidR="00BC0F95" w:rsidRPr="00DF4DE5">
        <w:t>ata</w:t>
      </w:r>
      <w:bookmarkEnd w:id="252"/>
      <w:bookmarkEnd w:id="253"/>
      <w:commentRangeEnd w:id="256"/>
      <w:r w:rsidR="00907448">
        <w:rPr>
          <w:rStyle w:val="CommentReference"/>
          <w:b w:val="0"/>
        </w:rPr>
        <w:commentReference w:id="256"/>
      </w:r>
      <w:bookmarkEnd w:id="254"/>
      <w:bookmarkEnd w:id="255"/>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endline</w:t>
      </w:r>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r w:rsidR="00B973CA">
        <w:t>endline</w:t>
      </w:r>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7" w:name="_Toc499553857"/>
      <w:bookmarkStart w:id="258" w:name="_Toc499554295"/>
      <w:bookmarkStart w:id="259" w:name="_Toc499554550"/>
      <w:bookmarkStart w:id="260" w:name="_Toc415131198"/>
      <w:bookmarkStart w:id="261" w:name="_Toc531870940"/>
      <w:bookmarkStart w:id="262" w:name="_Toc50719160"/>
      <w:bookmarkStart w:id="263"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7"/>
      <w:bookmarkEnd w:id="258"/>
      <w:bookmarkEnd w:id="259"/>
      <w:bookmarkEnd w:id="260"/>
      <w:bookmarkEnd w:id="261"/>
      <w:r w:rsidR="00F04915">
        <w:t>at Endline</w:t>
      </w:r>
      <w:bookmarkEnd w:id="262"/>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4"/>
      <w:r>
        <w:rPr>
          <w:noProof/>
          <w:sz w:val="16"/>
          <w:szCs w:val="18"/>
        </w:rPr>
        <w:t>Sources:</w:t>
      </w:r>
      <w:commentRangeEnd w:id="264"/>
      <w:r w:rsidR="00103657">
        <w:rPr>
          <w:rStyle w:val="CommentReference"/>
        </w:rPr>
        <w:commentReference w:id="264"/>
      </w:r>
    </w:p>
    <w:p w14:paraId="5F7C52C8" w14:textId="35373924" w:rsidR="00B973CA" w:rsidRPr="00BA5CAB" w:rsidRDefault="00B973CA" w:rsidP="00BA5CAB">
      <w:pPr>
        <w:pStyle w:val="Heading5"/>
        <w:ind w:firstLine="720"/>
        <w:rPr>
          <w:noProof/>
          <w:sz w:val="22"/>
          <w:szCs w:val="22"/>
        </w:rPr>
      </w:pPr>
      <w:commentRangeStart w:id="265"/>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5"/>
      <w:r w:rsidR="00923513">
        <w:rPr>
          <w:rStyle w:val="CommentReference"/>
          <w:b w:val="0"/>
        </w:rPr>
        <w:commentReference w:id="265"/>
      </w:r>
    </w:p>
    <w:p w14:paraId="5E6F98BA" w14:textId="40269DDA" w:rsidR="00F071D8" w:rsidRDefault="00EA072E" w:rsidP="00F071D8">
      <w:pPr>
        <w:pStyle w:val="BodyText"/>
      </w:pPr>
      <w:r>
        <w:rPr>
          <w:noProof/>
        </w:rPr>
        <w:t>[</w:t>
      </w:r>
      <w:commentRangeStart w:id="266"/>
      <w:r w:rsidR="00DB03B2">
        <w:rPr>
          <w:noProof/>
          <w:highlight w:val="yellow"/>
        </w:rPr>
        <w:t>Insert information according to the instructions</w:t>
      </w:r>
      <w:commentRangeEnd w:id="266"/>
      <w:r w:rsidR="00DB03B2">
        <w:rPr>
          <w:rStyle w:val="CommentReference"/>
        </w:rPr>
        <w:commentReference w:id="266"/>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7" w:name="_Toc50719288"/>
      <w:bookmarkStart w:id="268" w:name="_Toc22897188"/>
      <w:r>
        <w:rPr>
          <w:noProof/>
        </w:rPr>
        <w:t>2.1.3</w:t>
      </w:r>
      <w:r w:rsidR="00934FE4">
        <w:rPr>
          <w:noProof/>
        </w:rPr>
        <w:tab/>
      </w:r>
      <w:r w:rsidR="00BD3197">
        <w:rPr>
          <w:noProof/>
        </w:rPr>
        <w:t>Comparability of data sources</w:t>
      </w:r>
      <w:bookmarkEnd w:id="267"/>
      <w:r w:rsidR="00BD3197">
        <w:rPr>
          <w:noProof/>
        </w:rPr>
        <w:t xml:space="preserve"> </w:t>
      </w:r>
      <w:bookmarkEnd w:id="268"/>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69"/>
      <w:r w:rsidR="006F0533" w:rsidRPr="00757754">
        <w:rPr>
          <w:highlight w:val="yellow"/>
        </w:rPr>
        <w:t>any other issues affecting comparability</w:t>
      </w:r>
      <w:commentRangeEnd w:id="269"/>
      <w:r w:rsidR="006F0533">
        <w:rPr>
          <w:rStyle w:val="CommentReference"/>
        </w:rPr>
        <w:commentReference w:id="269"/>
      </w:r>
      <w:r w:rsidR="006F0533">
        <w:t>]</w:t>
      </w:r>
      <w:r w:rsidR="00C85D79">
        <w:t>.</w:t>
      </w:r>
      <w:r w:rsidR="00F62C68">
        <w:t xml:space="preserve"> </w:t>
      </w:r>
    </w:p>
    <w:p w14:paraId="29C54038" w14:textId="77777777" w:rsidR="00BC0F95" w:rsidRPr="00DF4DE5" w:rsidRDefault="00BC0F95" w:rsidP="00934FE4">
      <w:pPr>
        <w:pStyle w:val="Heading4"/>
      </w:pPr>
      <w:bookmarkStart w:id="270" w:name="_Toc50719289"/>
      <w:commentRangeStart w:id="271"/>
      <w:r>
        <w:t>Seasonality</w:t>
      </w:r>
      <w:commentRangeEnd w:id="271"/>
      <w:r w:rsidR="00BA29E0">
        <w:rPr>
          <w:rStyle w:val="CommentReference"/>
          <w:b w:val="0"/>
        </w:rPr>
        <w:commentReference w:id="271"/>
      </w:r>
      <w:bookmarkEnd w:id="270"/>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endline.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2" w:name="_Toc50719161"/>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Endline, by Indicator</w:t>
      </w:r>
      <w:bookmarkEnd w:id="272"/>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Endline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3"/>
      <w:r w:rsidRPr="008B6614">
        <w:rPr>
          <w:sz w:val="16"/>
        </w:rPr>
        <w:t>Sources</w:t>
      </w:r>
      <w:commentRangeEnd w:id="273"/>
      <w:r>
        <w:rPr>
          <w:rStyle w:val="CommentReference"/>
        </w:rPr>
        <w:commentReference w:id="273"/>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r w:rsidR="002123BA">
        <w:rPr>
          <w:sz w:val="16"/>
          <w:highlight w:val="yellow"/>
        </w:rPr>
        <w:t>endline</w:t>
      </w:r>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4" w:name="_Toc50719290"/>
      <w:commentRangeStart w:id="275"/>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5"/>
      <w:r w:rsidR="006F0533">
        <w:rPr>
          <w:rStyle w:val="CommentReference"/>
          <w:b w:val="0"/>
        </w:rPr>
        <w:commentReference w:id="275"/>
      </w:r>
      <w:bookmarkEnd w:id="274"/>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6" w:name="_Toc22897189"/>
      <w:bookmarkStart w:id="277" w:name="_Toc50719291"/>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3"/>
      <w:bookmarkEnd w:id="276"/>
      <w:bookmarkEnd w:id="277"/>
    </w:p>
    <w:p w14:paraId="2E8A1C8C" w14:textId="2CD54EC8" w:rsidR="00BC0F95" w:rsidRPr="00DF4DE5" w:rsidRDefault="00BC0F95" w:rsidP="001C4EC9">
      <w:pPr>
        <w:pStyle w:val="Heading3"/>
      </w:pPr>
      <w:bookmarkStart w:id="278" w:name="_Toc414874492"/>
      <w:bookmarkStart w:id="279" w:name="_Toc22897190"/>
      <w:bookmarkStart w:id="280" w:name="_Toc50719292"/>
      <w:r w:rsidRPr="00DF4DE5">
        <w:t>2.2.1</w:t>
      </w:r>
      <w:r w:rsidR="006979D0">
        <w:tab/>
      </w:r>
      <w:commentRangeStart w:id="281"/>
      <w:r w:rsidRPr="00DF4DE5">
        <w:t xml:space="preserve">Standard </w:t>
      </w:r>
      <w:bookmarkStart w:id="282" w:name="_Toc414874493"/>
      <w:bookmarkEnd w:id="278"/>
      <w:r w:rsidR="008F54F0">
        <w:t>d</w:t>
      </w:r>
      <w:r w:rsidRPr="00DF4DE5">
        <w:t>isaggregates</w:t>
      </w:r>
      <w:bookmarkEnd w:id="282"/>
      <w:commentRangeEnd w:id="281"/>
      <w:r w:rsidR="009B15B3">
        <w:rPr>
          <w:rStyle w:val="CommentReference"/>
          <w:rFonts w:eastAsia="Arial" w:cs="Arial"/>
          <w:b w:val="0"/>
        </w:rPr>
        <w:commentReference w:id="281"/>
      </w:r>
      <w:bookmarkEnd w:id="279"/>
      <w:bookmarkEnd w:id="280"/>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endline ZOI Surveys</w:t>
      </w:r>
      <w:r w:rsidR="001C2E62">
        <w:t>,</w:t>
      </w:r>
      <w:r w:rsidR="00F66E64">
        <w:t xml:space="preserve"> and </w:t>
      </w:r>
      <w:commentRangeStart w:id="283"/>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3"/>
      <w:r w:rsidR="00532971">
        <w:rPr>
          <w:rStyle w:val="CommentReference"/>
        </w:rPr>
        <w:commentReference w:id="283"/>
      </w:r>
      <w:r w:rsidRPr="00531B17">
        <w:t xml:space="preserve">. </w:t>
      </w:r>
    </w:p>
    <w:p w14:paraId="2C02F1CE" w14:textId="35859AD3" w:rsidR="00BC0F95" w:rsidRPr="00DF4DE5" w:rsidRDefault="00BC0F95" w:rsidP="00314E1F">
      <w:pPr>
        <w:pStyle w:val="Heading4"/>
      </w:pPr>
      <w:bookmarkStart w:id="284" w:name="_Toc50719293"/>
      <w:r>
        <w:t xml:space="preserve">Age in </w:t>
      </w:r>
      <w:r w:rsidR="008F54F0">
        <w:t>y</w:t>
      </w:r>
      <w:r>
        <w:t>ears</w:t>
      </w:r>
      <w:bookmarkEnd w:id="284"/>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5" w:name="_Toc50719294"/>
      <w:r>
        <w:t>Age in m</w:t>
      </w:r>
      <w:r w:rsidR="00E548EE">
        <w:t>onths</w:t>
      </w:r>
      <w:bookmarkEnd w:id="285"/>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6" w:name="_Toc50719295"/>
      <w:r w:rsidRPr="00103E89">
        <w:t>Sex</w:t>
      </w:r>
      <w:bookmarkEnd w:id="286"/>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7" w:name="_Toc50719296"/>
      <w:r>
        <w:t xml:space="preserve">Educational </w:t>
      </w:r>
      <w:r w:rsidR="008F54F0">
        <w:t>a</w:t>
      </w:r>
      <w:r>
        <w:t>ttainment</w:t>
      </w:r>
      <w:r w:rsidR="008F54F0">
        <w:t xml:space="preserve"> (</w:t>
      </w:r>
      <w:commentRangeStart w:id="288"/>
      <w:r w:rsidR="008F54F0">
        <w:t>h</w:t>
      </w:r>
      <w:r w:rsidR="003036CB">
        <w:t>ousehold</w:t>
      </w:r>
      <w:commentRangeEnd w:id="288"/>
      <w:r w:rsidR="007A00D9">
        <w:rPr>
          <w:rStyle w:val="CommentReference"/>
          <w:b w:val="0"/>
        </w:rPr>
        <w:commentReference w:id="288"/>
      </w:r>
      <w:r w:rsidR="003036CB">
        <w:t>)</w:t>
      </w:r>
      <w:bookmarkEnd w:id="287"/>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89" w:name="_Toc50719297"/>
      <w:r>
        <w:t>Educational attainment (</w:t>
      </w:r>
      <w:commentRangeStart w:id="290"/>
      <w:r>
        <w:t>i</w:t>
      </w:r>
      <w:r w:rsidR="003036CB">
        <w:t>ndividual</w:t>
      </w:r>
      <w:commentRangeEnd w:id="290"/>
      <w:r w:rsidR="007A00D9">
        <w:rPr>
          <w:rStyle w:val="CommentReference"/>
          <w:b w:val="0"/>
        </w:rPr>
        <w:commentReference w:id="290"/>
      </w:r>
      <w:r w:rsidR="003036CB">
        <w:t>)</w:t>
      </w:r>
      <w:bookmarkEnd w:id="289"/>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1" w:name="_Toc50719298"/>
      <w:r w:rsidRPr="00DF4DE5">
        <w:t xml:space="preserve">Gendered </w:t>
      </w:r>
      <w:r w:rsidR="008F54F0">
        <w:t>h</w:t>
      </w:r>
      <w:r w:rsidRPr="00DF4DE5">
        <w:t xml:space="preserve">ousehold </w:t>
      </w:r>
      <w:r w:rsidR="008F54F0">
        <w:t>t</w:t>
      </w:r>
      <w:r w:rsidRPr="00DF4DE5">
        <w:t>ype</w:t>
      </w:r>
      <w:bookmarkEnd w:id="291"/>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2" w:name="_Toc50719299"/>
      <w:r>
        <w:t xml:space="preserve">Household </w:t>
      </w:r>
      <w:r w:rsidR="008F54F0">
        <w:t>h</w:t>
      </w:r>
      <w:r>
        <w:t>unger</w:t>
      </w:r>
      <w:bookmarkEnd w:id="292"/>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3" w:name="_Toc50719300"/>
      <w:r w:rsidRPr="002B26BF">
        <w:t>Poverty status</w:t>
      </w:r>
      <w:bookmarkEnd w:id="293"/>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4" w:name="_Toc414874494"/>
      <w:bookmarkStart w:id="295" w:name="_Toc22897193"/>
      <w:bookmarkStart w:id="296" w:name="_Toc50719301"/>
      <w:r w:rsidRPr="00DF4DE5">
        <w:t>2.2.</w:t>
      </w:r>
      <w:r w:rsidR="00D31B6E">
        <w:t>2</w:t>
      </w:r>
      <w:r w:rsidR="00162317">
        <w:tab/>
      </w:r>
      <w:r w:rsidR="008F54F0">
        <w:t>Reporting c</w:t>
      </w:r>
      <w:r w:rsidRPr="00DF4DE5">
        <w:t>onventions</w:t>
      </w:r>
      <w:bookmarkEnd w:id="294"/>
      <w:bookmarkEnd w:id="295"/>
      <w:bookmarkEnd w:id="296"/>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r w:rsidR="00B00A5C">
        <w:t>e</w:t>
      </w:r>
      <w:r w:rsidR="003E5552" w:rsidRPr="003E5552">
        <w:t xml:space="preserve">ndline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 xml:space="preserve">sample size is insufficient to calculate a reliable point estimate (n&lt;30); this is denoted </w:t>
      </w:r>
      <w:proofErr w:type="gramStart"/>
      <w:r>
        <w:t>by the use of</w:t>
      </w:r>
      <w:proofErr w:type="gramEnd"/>
      <w:r>
        <w:t xml:space="preserve">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endline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endline estimates, </w:t>
      </w:r>
      <w:r w:rsidR="00B5695C">
        <w:t xml:space="preserve">the </w:t>
      </w:r>
      <w:r w:rsidR="00A727BA">
        <w:t>difference between endline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t>
      </w:r>
      <w:proofErr w:type="gramStart"/>
      <w:r>
        <w:t>with the exception of</w:t>
      </w:r>
      <w:proofErr w:type="gramEnd"/>
      <w:r>
        <w:t xml:space="preserve">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to the right of the endline estimate to</w:t>
      </w:r>
      <w:r w:rsidR="00EE474D">
        <w:t xml:space="preserve"> designate s</w:t>
      </w:r>
      <w:r>
        <w:t>tatistically significant differences (* indicates a p&lt;0.05, ** indicates a p&lt;0.01, and *** indicates a p&lt;0.001)</w:t>
      </w:r>
      <w:r w:rsidR="00EE474D">
        <w:t>. The full endline-baseline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7"/>
      <w:r w:rsidRPr="00757754">
        <w:rPr>
          <w:highlight w:val="yellow"/>
        </w:rPr>
        <w:t>Stata using ‘</w:t>
      </w:r>
      <w:proofErr w:type="spellStart"/>
      <w:r w:rsidRPr="00757754">
        <w:rPr>
          <w:i/>
          <w:highlight w:val="yellow"/>
        </w:rPr>
        <w:t>svy</w:t>
      </w:r>
      <w:proofErr w:type="spellEnd"/>
      <w:r w:rsidRPr="00757754">
        <w:rPr>
          <w:i/>
          <w:highlight w:val="yellow"/>
        </w:rPr>
        <w:t xml:space="preserve">’ </w:t>
      </w:r>
      <w:r w:rsidRPr="00757754">
        <w:rPr>
          <w:highlight w:val="yellow"/>
        </w:rPr>
        <w:t>commands</w:t>
      </w:r>
      <w:r w:rsidRPr="00757754">
        <w:t xml:space="preserve"> </w:t>
      </w:r>
      <w:commentRangeEnd w:id="297"/>
      <w:r w:rsidRPr="00757754">
        <w:rPr>
          <w:rStyle w:val="CommentReference"/>
          <w:sz w:val="22"/>
          <w:szCs w:val="22"/>
        </w:rPr>
        <w:commentReference w:id="297"/>
      </w:r>
      <w:r w:rsidRPr="00757754">
        <w:t xml:space="preserve">to handle features of data collected </w:t>
      </w:r>
      <w:proofErr w:type="gramStart"/>
      <w:r w:rsidRPr="00757754">
        <w:t>through the use of</w:t>
      </w:r>
      <w:proofErr w:type="gramEnd"/>
      <w:r w:rsidRPr="00757754">
        <w:t xml:space="preserve"> complex survey designs, including sampling weights, cluster sampling, and stratification. </w:t>
      </w:r>
      <w:bookmarkStart w:id="298" w:name="_Toc400542608"/>
      <w:bookmarkStart w:id="299" w:name="_Toc414874495"/>
      <w:r w:rsidR="0019077F">
        <w:br w:type="page"/>
      </w:r>
    </w:p>
    <w:p w14:paraId="2740104C" w14:textId="439E6ADC" w:rsidR="00BC0F95" w:rsidRPr="008F54F0" w:rsidRDefault="003E12C4" w:rsidP="00757754">
      <w:pPr>
        <w:pStyle w:val="Heading1"/>
        <w:numPr>
          <w:ilvl w:val="0"/>
          <w:numId w:val="26"/>
        </w:numPr>
      </w:pPr>
      <w:bookmarkStart w:id="300" w:name="_Toc22897194"/>
      <w:bookmarkStart w:id="301" w:name="_Toc50719302"/>
      <w:r>
        <w:lastRenderedPageBreak/>
        <w:t>P</w:t>
      </w:r>
      <w:r w:rsidR="00BC0F95" w:rsidRPr="008F54F0">
        <w:t>opulation</w:t>
      </w:r>
      <w:bookmarkEnd w:id="298"/>
      <w:bookmarkEnd w:id="299"/>
      <w:r>
        <w:t xml:space="preserve"> in the Zone of Influence</w:t>
      </w:r>
      <w:bookmarkEnd w:id="300"/>
      <w:bookmarkEnd w:id="301"/>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endline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2"/>
      <w:r w:rsidR="0016219E">
        <w:t>surveys</w:t>
      </w:r>
      <w:commentRangeEnd w:id="302"/>
      <w:r w:rsidR="001960DF">
        <w:rPr>
          <w:rStyle w:val="CommentReference"/>
        </w:rPr>
        <w:commentReference w:id="302"/>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endline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3" w:name="_Toc400542609"/>
      <w:bookmarkStart w:id="304" w:name="_Toc414874496"/>
      <w:bookmarkStart w:id="305" w:name="_Toc22897195"/>
      <w:bookmarkStart w:id="306" w:name="_Toc50719303"/>
      <w:r>
        <w:t>3</w:t>
      </w:r>
      <w:r w:rsidR="00BC0F95" w:rsidRPr="00DF4DE5">
        <w:t>.</w:t>
      </w:r>
      <w:r>
        <w:t>1</w:t>
      </w:r>
      <w:r w:rsidR="00162317">
        <w:tab/>
      </w:r>
      <w:r w:rsidR="00BC0F95" w:rsidRPr="00DF4DE5">
        <w:t>Demographics</w:t>
      </w:r>
      <w:bookmarkEnd w:id="303"/>
      <w:bookmarkEnd w:id="304"/>
      <w:bookmarkEnd w:id="305"/>
      <w:bookmarkEnd w:id="306"/>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r w:rsidR="00763A77" w:rsidRPr="00381FDD">
        <w:rPr>
          <w:rStyle w:val="BodyTextChar"/>
        </w:rPr>
        <w:t>endline</w:t>
      </w:r>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7" w:name="_Toc531870943"/>
      <w:bookmarkStart w:id="308" w:name="_Toc50719162"/>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r w:rsidR="0019406C">
        <w:t>E</w:t>
      </w:r>
      <w:r w:rsidR="00763A77">
        <w:t xml:space="preserve">ndline </w:t>
      </w:r>
      <w:r w:rsidR="00752ED5">
        <w:t>ZOI Survey</w:t>
      </w:r>
      <w:r w:rsidR="007D1325">
        <w:t>s</w:t>
      </w:r>
      <w:bookmarkEnd w:id="307"/>
      <w:bookmarkEnd w:id="308"/>
    </w:p>
    <w:tbl>
      <w:tblPr>
        <w:tblW w:w="11764" w:type="dxa"/>
        <w:tblInd w:w="108" w:type="dxa"/>
        <w:tblLook w:val="04A0" w:firstRow="1" w:lastRow="0" w:firstColumn="1" w:lastColumn="0" w:noHBand="0" w:noVBand="1"/>
      </w:tblPr>
      <w:tblGrid>
        <w:gridCol w:w="5160"/>
        <w:gridCol w:w="1000"/>
        <w:gridCol w:w="1000"/>
        <w:gridCol w:w="272"/>
        <w:gridCol w:w="1060"/>
        <w:gridCol w:w="948"/>
        <w:gridCol w:w="820"/>
        <w:gridCol w:w="880"/>
        <w:gridCol w:w="624"/>
      </w:tblGrid>
      <w:tr w:rsidR="00101D24" w:rsidRPr="00101D24" w14:paraId="672F3A51" w14:textId="77777777" w:rsidTr="000D53C8">
        <w:trPr>
          <w:trHeight w:val="259"/>
          <w:tblHeader/>
        </w:trPr>
        <w:tc>
          <w:tcPr>
            <w:tcW w:w="5160" w:type="dxa"/>
            <w:tcBorders>
              <w:top w:val="single" w:sz="4" w:space="0" w:color="auto"/>
              <w:left w:val="nil"/>
              <w:bottom w:val="nil"/>
              <w:right w:val="nil"/>
            </w:tcBorders>
            <w:shd w:val="clear" w:color="000000" w:fill="387990"/>
            <w:vAlign w:val="center"/>
            <w:hideMark/>
          </w:tcPr>
          <w:p w14:paraId="1C5A1948" w14:textId="77777777" w:rsidR="00101D24" w:rsidRPr="00101D24" w:rsidRDefault="00101D24" w:rsidP="00101D24">
            <w:pPr>
              <w:widowControl/>
              <w:spacing w:line="240" w:lineRule="auto"/>
              <w:rPr>
                <w:rFonts w:eastAsia="Times New Roman" w:cs="Calibri"/>
                <w:b/>
                <w:bCs/>
                <w:color w:val="FFFFFF"/>
                <w:sz w:val="20"/>
                <w:szCs w:val="20"/>
              </w:rPr>
            </w:pPr>
            <w:r w:rsidRPr="00101D24">
              <w:rPr>
                <w:rFonts w:eastAsia="Times New Roman" w:cs="Calibri"/>
                <w:b/>
                <w:bCs/>
                <w:color w:val="FFFFFF"/>
                <w:sz w:val="20"/>
                <w:szCs w:val="20"/>
              </w:rPr>
              <w:t> </w:t>
            </w:r>
          </w:p>
        </w:tc>
        <w:tc>
          <w:tcPr>
            <w:tcW w:w="2000" w:type="dxa"/>
            <w:gridSpan w:val="2"/>
            <w:tcBorders>
              <w:top w:val="single" w:sz="4" w:space="0" w:color="auto"/>
              <w:left w:val="nil"/>
              <w:bottom w:val="nil"/>
              <w:right w:val="nil"/>
            </w:tcBorders>
            <w:shd w:val="clear" w:color="000000" w:fill="387990"/>
            <w:vAlign w:val="center"/>
            <w:hideMark/>
          </w:tcPr>
          <w:p w14:paraId="4788B1CD"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xml:space="preserve">Baseline </w:t>
            </w:r>
            <w:r w:rsidRPr="00101D24">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6219ECB9"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c>
          <w:tcPr>
            <w:tcW w:w="2008" w:type="dxa"/>
            <w:gridSpan w:val="2"/>
            <w:tcBorders>
              <w:top w:val="single" w:sz="4" w:space="0" w:color="auto"/>
              <w:left w:val="nil"/>
              <w:bottom w:val="single" w:sz="4" w:space="0" w:color="FFFFFF"/>
              <w:right w:val="nil"/>
            </w:tcBorders>
            <w:shd w:val="clear" w:color="000000" w:fill="387990"/>
            <w:vAlign w:val="center"/>
            <w:hideMark/>
          </w:tcPr>
          <w:p w14:paraId="179B5A96"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xml:space="preserve">Endline </w:t>
            </w:r>
            <w:r w:rsidRPr="00101D24">
              <w:rPr>
                <w:rFonts w:eastAsia="Times New Roman" w:cs="Calibri"/>
                <w:b/>
                <w:bCs/>
                <w:color w:val="FFFFFF"/>
                <w:sz w:val="20"/>
                <w:szCs w:val="20"/>
              </w:rPr>
              <w:br/>
              <w:t>([Year(s)])</w:t>
            </w:r>
          </w:p>
        </w:tc>
        <w:tc>
          <w:tcPr>
            <w:tcW w:w="820" w:type="dxa"/>
            <w:tcBorders>
              <w:top w:val="single" w:sz="4" w:space="0" w:color="auto"/>
              <w:left w:val="nil"/>
              <w:bottom w:val="nil"/>
              <w:right w:val="nil"/>
            </w:tcBorders>
            <w:shd w:val="clear" w:color="000000" w:fill="387990"/>
            <w:vAlign w:val="center"/>
            <w:hideMark/>
          </w:tcPr>
          <w:p w14:paraId="3DEEFD1E"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c>
          <w:tcPr>
            <w:tcW w:w="880" w:type="dxa"/>
            <w:vMerge w:val="restart"/>
            <w:tcBorders>
              <w:top w:val="single" w:sz="4" w:space="0" w:color="auto"/>
              <w:left w:val="nil"/>
              <w:right w:val="nil"/>
            </w:tcBorders>
            <w:shd w:val="clear" w:color="000000" w:fill="387990"/>
            <w:vAlign w:val="bottom"/>
            <w:hideMark/>
          </w:tcPr>
          <w:p w14:paraId="17574E08"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p w14:paraId="14712C76" w14:textId="0B5946E0" w:rsidR="00101D24" w:rsidRPr="00101D24" w:rsidRDefault="00101D24" w:rsidP="00101D24">
            <w:pPr>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p-</w:t>
            </w:r>
            <w:proofErr w:type="spellStart"/>
            <w:r w:rsidRPr="00101D24">
              <w:rPr>
                <w:rFonts w:eastAsia="Times New Roman" w:cs="Calibri"/>
                <w:b/>
                <w:bCs/>
                <w:color w:val="FFFFFF"/>
                <w:sz w:val="20"/>
                <w:szCs w:val="20"/>
              </w:rPr>
              <w:t>value</w:t>
            </w:r>
            <w:r w:rsidRPr="00101D24">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bottom"/>
            <w:hideMark/>
          </w:tcPr>
          <w:p w14:paraId="54C3660F"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r>
      <w:tr w:rsidR="00101D24" w:rsidRPr="00101D24" w14:paraId="1027F5C0" w14:textId="77777777" w:rsidTr="000D53C8">
        <w:trPr>
          <w:trHeight w:val="259"/>
          <w:tblHeader/>
        </w:trPr>
        <w:tc>
          <w:tcPr>
            <w:tcW w:w="5160" w:type="dxa"/>
            <w:tcBorders>
              <w:top w:val="nil"/>
              <w:left w:val="nil"/>
              <w:bottom w:val="single" w:sz="4" w:space="0" w:color="auto"/>
              <w:right w:val="nil"/>
            </w:tcBorders>
            <w:shd w:val="clear" w:color="000000" w:fill="387990"/>
            <w:vAlign w:val="bottom"/>
            <w:hideMark/>
          </w:tcPr>
          <w:p w14:paraId="19DD32B5" w14:textId="77777777" w:rsidR="00101D24" w:rsidRPr="00101D24" w:rsidRDefault="00101D24" w:rsidP="00101D24">
            <w:pPr>
              <w:widowControl/>
              <w:spacing w:line="240" w:lineRule="auto"/>
              <w:rPr>
                <w:rFonts w:eastAsia="Times New Roman" w:cs="Calibri"/>
                <w:b/>
                <w:bCs/>
                <w:color w:val="FFFFFF"/>
                <w:sz w:val="20"/>
                <w:szCs w:val="20"/>
              </w:rPr>
            </w:pPr>
            <w:r w:rsidRPr="00101D24">
              <w:rPr>
                <w:rFonts w:eastAsia="Times New Roman" w:cs="Calibri"/>
                <w:b/>
                <w:bCs/>
                <w:color w:val="FFFFFF"/>
                <w:sz w:val="20"/>
                <w:szCs w:val="20"/>
              </w:rPr>
              <w:t>Characteristic</w:t>
            </w:r>
          </w:p>
        </w:tc>
        <w:tc>
          <w:tcPr>
            <w:tcW w:w="1000" w:type="dxa"/>
            <w:tcBorders>
              <w:top w:val="single" w:sz="4" w:space="0" w:color="FFFFFF"/>
              <w:left w:val="nil"/>
              <w:bottom w:val="single" w:sz="4" w:space="0" w:color="auto"/>
              <w:right w:val="nil"/>
            </w:tcBorders>
            <w:shd w:val="clear" w:color="000000" w:fill="387990"/>
            <w:vAlign w:val="bottom"/>
            <w:hideMark/>
          </w:tcPr>
          <w:p w14:paraId="55EF1834"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Est.</w:t>
            </w:r>
          </w:p>
        </w:tc>
        <w:tc>
          <w:tcPr>
            <w:tcW w:w="1000" w:type="dxa"/>
            <w:tcBorders>
              <w:top w:val="single" w:sz="4" w:space="0" w:color="FFFFFF"/>
              <w:left w:val="nil"/>
              <w:bottom w:val="single" w:sz="4" w:space="0" w:color="auto"/>
              <w:right w:val="nil"/>
            </w:tcBorders>
            <w:shd w:val="clear" w:color="000000" w:fill="387990"/>
            <w:vAlign w:val="bottom"/>
            <w:hideMark/>
          </w:tcPr>
          <w:p w14:paraId="5080638C"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6877D7D6"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c>
          <w:tcPr>
            <w:tcW w:w="1060" w:type="dxa"/>
            <w:tcBorders>
              <w:top w:val="nil"/>
              <w:left w:val="nil"/>
              <w:bottom w:val="single" w:sz="4" w:space="0" w:color="auto"/>
              <w:right w:val="nil"/>
            </w:tcBorders>
            <w:shd w:val="clear" w:color="000000" w:fill="387990"/>
            <w:vAlign w:val="bottom"/>
            <w:hideMark/>
          </w:tcPr>
          <w:p w14:paraId="58A00EBF"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Est.</w:t>
            </w:r>
          </w:p>
        </w:tc>
        <w:tc>
          <w:tcPr>
            <w:tcW w:w="948" w:type="dxa"/>
            <w:tcBorders>
              <w:top w:val="nil"/>
              <w:left w:val="nil"/>
              <w:bottom w:val="single" w:sz="4" w:space="0" w:color="auto"/>
              <w:right w:val="nil"/>
            </w:tcBorders>
            <w:shd w:val="clear" w:color="000000" w:fill="387990"/>
            <w:vAlign w:val="bottom"/>
            <w:hideMark/>
          </w:tcPr>
          <w:p w14:paraId="0F62A5B5"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95% CI</w:t>
            </w:r>
          </w:p>
        </w:tc>
        <w:tc>
          <w:tcPr>
            <w:tcW w:w="820" w:type="dxa"/>
            <w:tcBorders>
              <w:top w:val="nil"/>
              <w:left w:val="nil"/>
              <w:bottom w:val="single" w:sz="4" w:space="0" w:color="auto"/>
              <w:right w:val="nil"/>
            </w:tcBorders>
            <w:shd w:val="clear" w:color="000000" w:fill="387990"/>
            <w:vAlign w:val="bottom"/>
            <w:hideMark/>
          </w:tcPr>
          <w:p w14:paraId="567BCEF1"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Diff.</w:t>
            </w:r>
          </w:p>
        </w:tc>
        <w:tc>
          <w:tcPr>
            <w:tcW w:w="880" w:type="dxa"/>
            <w:vMerge/>
            <w:tcBorders>
              <w:left w:val="nil"/>
              <w:bottom w:val="single" w:sz="4" w:space="0" w:color="auto"/>
              <w:right w:val="nil"/>
            </w:tcBorders>
            <w:shd w:val="clear" w:color="000000" w:fill="387990"/>
            <w:vAlign w:val="bottom"/>
            <w:hideMark/>
          </w:tcPr>
          <w:p w14:paraId="66BEEA9C" w14:textId="19A5367A" w:rsidR="00101D24" w:rsidRPr="00101D24" w:rsidRDefault="00101D24" w:rsidP="00101D24">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453B5490" w14:textId="77777777" w:rsidR="00101D24" w:rsidRPr="00101D24" w:rsidRDefault="00101D24" w:rsidP="00101D24">
            <w:pPr>
              <w:widowControl/>
              <w:spacing w:line="240" w:lineRule="auto"/>
              <w:jc w:val="center"/>
              <w:rPr>
                <w:rFonts w:eastAsia="Times New Roman" w:cs="Calibri"/>
                <w:b/>
                <w:bCs/>
                <w:color w:val="FFFFFF"/>
                <w:sz w:val="20"/>
                <w:szCs w:val="20"/>
              </w:rPr>
            </w:pPr>
            <w:proofErr w:type="spellStart"/>
            <w:r w:rsidRPr="00101D24">
              <w:rPr>
                <w:rFonts w:eastAsia="Times New Roman" w:cs="Calibri"/>
                <w:b/>
                <w:bCs/>
                <w:color w:val="FFFFFF"/>
                <w:sz w:val="20"/>
                <w:szCs w:val="20"/>
              </w:rPr>
              <w:t>Sig.</w:t>
            </w:r>
            <w:r w:rsidRPr="00101D24">
              <w:rPr>
                <w:rFonts w:eastAsia="Times New Roman" w:cs="Calibri"/>
                <w:b/>
                <w:bCs/>
                <w:color w:val="FFFFFF"/>
                <w:sz w:val="20"/>
                <w:szCs w:val="20"/>
                <w:vertAlign w:val="superscript"/>
              </w:rPr>
              <w:t>b</w:t>
            </w:r>
            <w:proofErr w:type="spellEnd"/>
          </w:p>
        </w:tc>
      </w:tr>
      <w:tr w:rsidR="00101D24" w:rsidRPr="00101D24" w14:paraId="69A95220"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80B8DA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household </w:t>
            </w:r>
            <w:proofErr w:type="spellStart"/>
            <w:r w:rsidRPr="00101D24">
              <w:rPr>
                <w:rFonts w:eastAsia="Times New Roman" w:cs="Calibri"/>
                <w:sz w:val="20"/>
                <w:szCs w:val="20"/>
              </w:rPr>
              <w:t>size</w:t>
            </w:r>
            <w:r w:rsidRPr="00101D24">
              <w:rPr>
                <w:rFonts w:eastAsia="Times New Roman" w:cs="Calibri"/>
                <w:sz w:val="20"/>
                <w:szCs w:val="20"/>
                <w:vertAlign w:val="superscript"/>
              </w:rPr>
              <w:t>c</w:t>
            </w:r>
            <w:proofErr w:type="spellEnd"/>
          </w:p>
        </w:tc>
        <w:tc>
          <w:tcPr>
            <w:tcW w:w="1000" w:type="dxa"/>
            <w:tcBorders>
              <w:top w:val="nil"/>
              <w:left w:val="nil"/>
              <w:bottom w:val="single" w:sz="4" w:space="0" w:color="auto"/>
              <w:right w:val="nil"/>
            </w:tcBorders>
            <w:shd w:val="clear" w:color="auto" w:fill="auto"/>
            <w:vAlign w:val="center"/>
            <w:hideMark/>
          </w:tcPr>
          <w:p w14:paraId="1E45534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6497781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1E7134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38DA529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2AA0657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66617FE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5750D3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68A108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1A3E105D" w14:textId="77777777" w:rsidTr="00101D24">
        <w:trPr>
          <w:trHeight w:val="259"/>
        </w:trPr>
        <w:tc>
          <w:tcPr>
            <w:tcW w:w="6160" w:type="dxa"/>
            <w:gridSpan w:val="2"/>
            <w:tcBorders>
              <w:top w:val="single" w:sz="4" w:space="0" w:color="auto"/>
              <w:left w:val="nil"/>
              <w:bottom w:val="single" w:sz="4" w:space="0" w:color="auto"/>
              <w:right w:val="nil"/>
            </w:tcBorders>
            <w:shd w:val="clear" w:color="auto" w:fill="auto"/>
            <w:noWrap/>
            <w:vAlign w:val="center"/>
            <w:hideMark/>
          </w:tcPr>
          <w:p w14:paraId="1FC0873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children under 2 years of </w:t>
            </w:r>
            <w:proofErr w:type="spellStart"/>
            <w:r w:rsidRPr="00101D24">
              <w:rPr>
                <w:rFonts w:eastAsia="Times New Roman" w:cs="Calibri"/>
                <w:sz w:val="20"/>
                <w:szCs w:val="20"/>
              </w:rPr>
              <w:t>age</w:t>
            </w:r>
            <w:r w:rsidRPr="00101D24">
              <w:rPr>
                <w:rFonts w:eastAsia="Times New Roman" w:cs="Calibri"/>
                <w:sz w:val="20"/>
                <w:szCs w:val="20"/>
                <w:vertAlign w:val="superscript"/>
              </w:rPr>
              <w:t>c</w:t>
            </w:r>
            <w:proofErr w:type="spellEnd"/>
          </w:p>
        </w:tc>
        <w:tc>
          <w:tcPr>
            <w:tcW w:w="1000" w:type="dxa"/>
            <w:tcBorders>
              <w:top w:val="nil"/>
              <w:left w:val="nil"/>
              <w:bottom w:val="single" w:sz="4" w:space="0" w:color="auto"/>
              <w:right w:val="nil"/>
            </w:tcBorders>
            <w:shd w:val="clear" w:color="auto" w:fill="auto"/>
            <w:vAlign w:val="center"/>
            <w:hideMark/>
          </w:tcPr>
          <w:p w14:paraId="381030E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60310BA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5498B13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00D2DFD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34E1638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5B38BD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408374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DDCDA7B" w14:textId="77777777" w:rsidTr="00101D24">
        <w:trPr>
          <w:trHeight w:val="259"/>
        </w:trPr>
        <w:tc>
          <w:tcPr>
            <w:tcW w:w="6160" w:type="dxa"/>
            <w:gridSpan w:val="2"/>
            <w:tcBorders>
              <w:top w:val="single" w:sz="4" w:space="0" w:color="auto"/>
              <w:left w:val="nil"/>
              <w:bottom w:val="single" w:sz="4" w:space="0" w:color="auto"/>
              <w:right w:val="nil"/>
            </w:tcBorders>
            <w:shd w:val="clear" w:color="auto" w:fill="auto"/>
            <w:noWrap/>
            <w:vAlign w:val="center"/>
            <w:hideMark/>
          </w:tcPr>
          <w:p w14:paraId="5A068AA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children under 5 years of </w:t>
            </w:r>
            <w:proofErr w:type="spellStart"/>
            <w:r w:rsidRPr="00101D24">
              <w:rPr>
                <w:rFonts w:eastAsia="Times New Roman" w:cs="Calibri"/>
                <w:sz w:val="20"/>
                <w:szCs w:val="20"/>
              </w:rPr>
              <w:t>age</w:t>
            </w:r>
            <w:r w:rsidRPr="00101D24">
              <w:rPr>
                <w:rFonts w:eastAsia="Times New Roman" w:cs="Calibri"/>
                <w:sz w:val="20"/>
                <w:szCs w:val="20"/>
                <w:vertAlign w:val="superscript"/>
              </w:rPr>
              <w:t>c</w:t>
            </w:r>
            <w:proofErr w:type="spellEnd"/>
          </w:p>
        </w:tc>
        <w:tc>
          <w:tcPr>
            <w:tcW w:w="1000" w:type="dxa"/>
            <w:tcBorders>
              <w:top w:val="nil"/>
              <w:left w:val="nil"/>
              <w:bottom w:val="single" w:sz="4" w:space="0" w:color="auto"/>
              <w:right w:val="nil"/>
            </w:tcBorders>
            <w:shd w:val="clear" w:color="auto" w:fill="auto"/>
            <w:vAlign w:val="center"/>
            <w:hideMark/>
          </w:tcPr>
          <w:p w14:paraId="48017A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BCB915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B94932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1DDED88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092568D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7B33E9F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1A40EE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1DA16E8F" w14:textId="77777777" w:rsidTr="00101D24">
        <w:trPr>
          <w:trHeight w:val="259"/>
        </w:trPr>
        <w:tc>
          <w:tcPr>
            <w:tcW w:w="8492" w:type="dxa"/>
            <w:gridSpan w:val="5"/>
            <w:tcBorders>
              <w:top w:val="single" w:sz="4" w:space="0" w:color="auto"/>
              <w:left w:val="nil"/>
              <w:bottom w:val="single" w:sz="4" w:space="0" w:color="auto"/>
              <w:right w:val="nil"/>
            </w:tcBorders>
            <w:shd w:val="clear" w:color="auto" w:fill="auto"/>
            <w:noWrap/>
            <w:vAlign w:val="center"/>
            <w:hideMark/>
          </w:tcPr>
          <w:p w14:paraId="7CB698B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children 5 years of age or older (5-17 </w:t>
            </w:r>
            <w:proofErr w:type="gramStart"/>
            <w:r w:rsidRPr="00101D24">
              <w:rPr>
                <w:rFonts w:eastAsia="Times New Roman" w:cs="Calibri"/>
                <w:sz w:val="20"/>
                <w:szCs w:val="20"/>
              </w:rPr>
              <w:t>years)</w:t>
            </w:r>
            <w:r w:rsidRPr="00101D24">
              <w:rPr>
                <w:rFonts w:eastAsia="Times New Roman" w:cs="Calibri"/>
                <w:sz w:val="20"/>
                <w:szCs w:val="20"/>
                <w:vertAlign w:val="superscript"/>
              </w:rPr>
              <w:t>c</w:t>
            </w:r>
            <w:proofErr w:type="gramEnd"/>
          </w:p>
        </w:tc>
        <w:tc>
          <w:tcPr>
            <w:tcW w:w="948" w:type="dxa"/>
            <w:tcBorders>
              <w:top w:val="nil"/>
              <w:left w:val="nil"/>
              <w:bottom w:val="single" w:sz="4" w:space="0" w:color="auto"/>
              <w:right w:val="nil"/>
            </w:tcBorders>
            <w:shd w:val="clear" w:color="auto" w:fill="auto"/>
            <w:vAlign w:val="center"/>
            <w:hideMark/>
          </w:tcPr>
          <w:p w14:paraId="040DA43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1A62601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B0D71C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5DD3B3B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6BC5B605"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551B34F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youth (15-29 </w:t>
            </w:r>
            <w:proofErr w:type="gramStart"/>
            <w:r w:rsidRPr="00101D24">
              <w:rPr>
                <w:rFonts w:eastAsia="Times New Roman" w:cs="Calibri"/>
                <w:sz w:val="20"/>
                <w:szCs w:val="20"/>
              </w:rPr>
              <w:t>years)</w:t>
            </w:r>
            <w:r w:rsidRPr="00101D24">
              <w:rPr>
                <w:rFonts w:eastAsia="Times New Roman" w:cs="Calibri"/>
                <w:sz w:val="20"/>
                <w:szCs w:val="20"/>
                <w:vertAlign w:val="superscript"/>
              </w:rPr>
              <w:t>c</w:t>
            </w:r>
            <w:proofErr w:type="gramEnd"/>
          </w:p>
        </w:tc>
        <w:tc>
          <w:tcPr>
            <w:tcW w:w="1000" w:type="dxa"/>
            <w:tcBorders>
              <w:top w:val="nil"/>
              <w:left w:val="nil"/>
              <w:bottom w:val="single" w:sz="4" w:space="0" w:color="auto"/>
              <w:right w:val="nil"/>
            </w:tcBorders>
            <w:shd w:val="clear" w:color="auto" w:fill="auto"/>
            <w:vAlign w:val="center"/>
            <w:hideMark/>
          </w:tcPr>
          <w:p w14:paraId="0FCB0F5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7C17636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84C489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118AC13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132369C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509E728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699C807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3F8D30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6556F1AE" w14:textId="77777777" w:rsidTr="00101D24">
        <w:trPr>
          <w:trHeight w:val="259"/>
        </w:trPr>
        <w:tc>
          <w:tcPr>
            <w:tcW w:w="8492" w:type="dxa"/>
            <w:gridSpan w:val="5"/>
            <w:tcBorders>
              <w:top w:val="single" w:sz="4" w:space="0" w:color="auto"/>
              <w:left w:val="nil"/>
              <w:bottom w:val="single" w:sz="4" w:space="0" w:color="auto"/>
              <w:right w:val="nil"/>
            </w:tcBorders>
            <w:shd w:val="clear" w:color="auto" w:fill="auto"/>
            <w:noWrap/>
            <w:vAlign w:val="center"/>
            <w:hideMark/>
          </w:tcPr>
          <w:p w14:paraId="1AE4DA4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women of reproductive age (15-49 </w:t>
            </w:r>
            <w:proofErr w:type="gramStart"/>
            <w:r w:rsidRPr="00101D24">
              <w:rPr>
                <w:rFonts w:eastAsia="Times New Roman" w:cs="Calibri"/>
                <w:sz w:val="20"/>
                <w:szCs w:val="20"/>
              </w:rPr>
              <w:t>years)</w:t>
            </w:r>
            <w:r w:rsidRPr="00101D24">
              <w:rPr>
                <w:rFonts w:eastAsia="Times New Roman" w:cs="Calibri"/>
                <w:sz w:val="20"/>
                <w:szCs w:val="20"/>
                <w:vertAlign w:val="superscript"/>
              </w:rPr>
              <w:t>c</w:t>
            </w:r>
            <w:proofErr w:type="gramEnd"/>
          </w:p>
        </w:tc>
        <w:tc>
          <w:tcPr>
            <w:tcW w:w="948" w:type="dxa"/>
            <w:tcBorders>
              <w:top w:val="nil"/>
              <w:left w:val="nil"/>
              <w:bottom w:val="single" w:sz="4" w:space="0" w:color="auto"/>
              <w:right w:val="nil"/>
            </w:tcBorders>
            <w:shd w:val="clear" w:color="auto" w:fill="auto"/>
            <w:vAlign w:val="center"/>
            <w:hideMark/>
          </w:tcPr>
          <w:p w14:paraId="58967E0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206DC12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D97397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D83D38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C3C208C" w14:textId="77777777" w:rsidTr="00101D24">
        <w:trPr>
          <w:trHeight w:val="259"/>
        </w:trPr>
        <w:tc>
          <w:tcPr>
            <w:tcW w:w="7160" w:type="dxa"/>
            <w:gridSpan w:val="3"/>
            <w:tcBorders>
              <w:top w:val="single" w:sz="4" w:space="0" w:color="auto"/>
              <w:left w:val="nil"/>
              <w:bottom w:val="single" w:sz="4" w:space="0" w:color="auto"/>
              <w:right w:val="nil"/>
            </w:tcBorders>
            <w:shd w:val="clear" w:color="auto" w:fill="auto"/>
            <w:noWrap/>
            <w:vAlign w:val="center"/>
            <w:hideMark/>
          </w:tcPr>
          <w:p w14:paraId="538281EB"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adult male household </w:t>
            </w:r>
            <w:proofErr w:type="spellStart"/>
            <w:proofErr w:type="gramStart"/>
            <w:r w:rsidRPr="00101D24">
              <w:rPr>
                <w:rFonts w:eastAsia="Times New Roman" w:cs="Calibri"/>
                <w:sz w:val="20"/>
                <w:szCs w:val="20"/>
              </w:rPr>
              <w:t>members</w:t>
            </w:r>
            <w:r w:rsidRPr="00101D24">
              <w:rPr>
                <w:rFonts w:eastAsia="Times New Roman" w:cs="Calibri"/>
                <w:sz w:val="20"/>
                <w:szCs w:val="20"/>
                <w:vertAlign w:val="superscript"/>
              </w:rPr>
              <w:t>c,d</w:t>
            </w:r>
            <w:proofErr w:type="spellEnd"/>
            <w:proofErr w:type="gramEnd"/>
          </w:p>
        </w:tc>
        <w:tc>
          <w:tcPr>
            <w:tcW w:w="272" w:type="dxa"/>
            <w:tcBorders>
              <w:top w:val="nil"/>
              <w:left w:val="nil"/>
              <w:bottom w:val="single" w:sz="4" w:space="0" w:color="auto"/>
              <w:right w:val="nil"/>
            </w:tcBorders>
            <w:shd w:val="clear" w:color="auto" w:fill="auto"/>
            <w:vAlign w:val="center"/>
            <w:hideMark/>
          </w:tcPr>
          <w:p w14:paraId="50BEE8D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6F6689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7617AB2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050D840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728FF03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6FF53B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272FC146" w14:textId="77777777" w:rsidTr="00101D24">
        <w:trPr>
          <w:trHeight w:val="259"/>
        </w:trPr>
        <w:tc>
          <w:tcPr>
            <w:tcW w:w="7160" w:type="dxa"/>
            <w:gridSpan w:val="3"/>
            <w:tcBorders>
              <w:top w:val="single" w:sz="4" w:space="0" w:color="auto"/>
              <w:left w:val="nil"/>
              <w:bottom w:val="single" w:sz="4" w:space="0" w:color="auto"/>
              <w:right w:val="nil"/>
            </w:tcBorders>
            <w:shd w:val="clear" w:color="auto" w:fill="auto"/>
            <w:noWrap/>
            <w:vAlign w:val="center"/>
            <w:hideMark/>
          </w:tcPr>
          <w:p w14:paraId="09B97F1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adult female household </w:t>
            </w:r>
            <w:proofErr w:type="spellStart"/>
            <w:proofErr w:type="gramStart"/>
            <w:r w:rsidRPr="00101D24">
              <w:rPr>
                <w:rFonts w:eastAsia="Times New Roman" w:cs="Calibri"/>
                <w:sz w:val="20"/>
                <w:szCs w:val="20"/>
              </w:rPr>
              <w:t>members</w:t>
            </w:r>
            <w:r w:rsidRPr="00101D24">
              <w:rPr>
                <w:rFonts w:eastAsia="Times New Roman" w:cs="Calibri"/>
                <w:sz w:val="20"/>
                <w:szCs w:val="20"/>
                <w:vertAlign w:val="superscript"/>
              </w:rPr>
              <w:t>c,d</w:t>
            </w:r>
            <w:proofErr w:type="spellEnd"/>
            <w:proofErr w:type="gramEnd"/>
          </w:p>
        </w:tc>
        <w:tc>
          <w:tcPr>
            <w:tcW w:w="272" w:type="dxa"/>
            <w:tcBorders>
              <w:top w:val="nil"/>
              <w:left w:val="nil"/>
              <w:bottom w:val="single" w:sz="4" w:space="0" w:color="auto"/>
              <w:right w:val="nil"/>
            </w:tcBorders>
            <w:shd w:val="clear" w:color="auto" w:fill="auto"/>
            <w:vAlign w:val="center"/>
            <w:hideMark/>
          </w:tcPr>
          <w:p w14:paraId="2C4E56B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5461D33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47F0E74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7FE58A1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3F0C6B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704334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4233C3AB" w14:textId="77777777" w:rsidTr="00101D24">
        <w:trPr>
          <w:trHeight w:val="259"/>
        </w:trPr>
        <w:tc>
          <w:tcPr>
            <w:tcW w:w="5160" w:type="dxa"/>
            <w:tcBorders>
              <w:top w:val="nil"/>
              <w:left w:val="nil"/>
              <w:bottom w:val="single" w:sz="4" w:space="0" w:color="auto"/>
              <w:right w:val="nil"/>
            </w:tcBorders>
            <w:shd w:val="clear" w:color="auto" w:fill="auto"/>
            <w:vAlign w:val="center"/>
            <w:hideMark/>
          </w:tcPr>
          <w:p w14:paraId="6E1660C9"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Number of households</w:t>
            </w:r>
          </w:p>
        </w:tc>
        <w:tc>
          <w:tcPr>
            <w:tcW w:w="1000" w:type="dxa"/>
            <w:tcBorders>
              <w:top w:val="nil"/>
              <w:left w:val="nil"/>
              <w:bottom w:val="single" w:sz="4" w:space="0" w:color="auto"/>
              <w:right w:val="nil"/>
            </w:tcBorders>
            <w:shd w:val="clear" w:color="auto" w:fill="auto"/>
            <w:vAlign w:val="center"/>
            <w:hideMark/>
          </w:tcPr>
          <w:p w14:paraId="6B8BEE5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72443CA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ED6B40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DC5F5D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3E743B6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0C16B3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5DF70F7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A1852F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4C9FD06"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56E64D3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Percent of adults who are male (</w:t>
            </w:r>
            <w:proofErr w:type="gramStart"/>
            <w:r w:rsidRPr="00101D24">
              <w:rPr>
                <w:rFonts w:eastAsia="Times New Roman" w:cs="Calibri"/>
                <w:sz w:val="20"/>
                <w:szCs w:val="20"/>
              </w:rPr>
              <w:t>%)</w:t>
            </w:r>
            <w:proofErr w:type="spellStart"/>
            <w:r w:rsidRPr="00101D24">
              <w:rPr>
                <w:rFonts w:eastAsia="Times New Roman" w:cs="Calibri"/>
                <w:sz w:val="20"/>
                <w:szCs w:val="20"/>
                <w:vertAlign w:val="superscript"/>
              </w:rPr>
              <w:t>c</w:t>
            </w:r>
            <w:proofErr w:type="gramEnd"/>
            <w:r w:rsidRPr="00101D24">
              <w:rPr>
                <w:rFonts w:eastAsia="Times New Roman" w:cs="Calibri"/>
                <w:sz w:val="20"/>
                <w:szCs w:val="20"/>
                <w:vertAlign w:val="superscript"/>
              </w:rPr>
              <w:t>,d</w:t>
            </w:r>
            <w:proofErr w:type="spellEnd"/>
          </w:p>
        </w:tc>
        <w:tc>
          <w:tcPr>
            <w:tcW w:w="1000" w:type="dxa"/>
            <w:tcBorders>
              <w:top w:val="nil"/>
              <w:left w:val="nil"/>
              <w:bottom w:val="single" w:sz="4" w:space="0" w:color="auto"/>
              <w:right w:val="nil"/>
            </w:tcBorders>
            <w:shd w:val="clear" w:color="auto" w:fill="auto"/>
            <w:vAlign w:val="center"/>
            <w:hideMark/>
          </w:tcPr>
          <w:p w14:paraId="5C2D058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46390D7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5C7564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1B45511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4D447F6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57D9488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5C0F56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6945D3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7E695A10"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3FC9F6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Percent of adults who are female (</w:t>
            </w:r>
            <w:proofErr w:type="gramStart"/>
            <w:r w:rsidRPr="00101D24">
              <w:rPr>
                <w:rFonts w:eastAsia="Times New Roman" w:cs="Calibri"/>
                <w:sz w:val="20"/>
                <w:szCs w:val="20"/>
              </w:rPr>
              <w:t>%)</w:t>
            </w:r>
            <w:proofErr w:type="spellStart"/>
            <w:r w:rsidRPr="00101D24">
              <w:rPr>
                <w:rFonts w:eastAsia="Times New Roman" w:cs="Calibri"/>
                <w:sz w:val="20"/>
                <w:szCs w:val="20"/>
                <w:vertAlign w:val="superscript"/>
              </w:rPr>
              <w:t>c</w:t>
            </w:r>
            <w:proofErr w:type="gramEnd"/>
            <w:r w:rsidRPr="00101D24">
              <w:rPr>
                <w:rFonts w:eastAsia="Times New Roman" w:cs="Calibri"/>
                <w:sz w:val="20"/>
                <w:szCs w:val="20"/>
                <w:vertAlign w:val="superscript"/>
              </w:rPr>
              <w:t>,d</w:t>
            </w:r>
            <w:proofErr w:type="spellEnd"/>
          </w:p>
        </w:tc>
        <w:tc>
          <w:tcPr>
            <w:tcW w:w="1000" w:type="dxa"/>
            <w:tcBorders>
              <w:top w:val="nil"/>
              <w:left w:val="nil"/>
              <w:bottom w:val="single" w:sz="4" w:space="0" w:color="auto"/>
              <w:right w:val="nil"/>
            </w:tcBorders>
            <w:shd w:val="clear" w:color="auto" w:fill="auto"/>
            <w:vAlign w:val="center"/>
            <w:hideMark/>
          </w:tcPr>
          <w:p w14:paraId="6D7D070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708400CB"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31F56D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34527F7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5BF1F05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6B9F400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5769473B"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CDE7CD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3AC4A4C1" w14:textId="77777777" w:rsidTr="00101D24">
        <w:trPr>
          <w:trHeight w:val="259"/>
        </w:trPr>
        <w:tc>
          <w:tcPr>
            <w:tcW w:w="5160" w:type="dxa"/>
            <w:tcBorders>
              <w:top w:val="single" w:sz="4" w:space="0" w:color="auto"/>
              <w:left w:val="nil"/>
              <w:bottom w:val="nil"/>
              <w:right w:val="nil"/>
            </w:tcBorders>
            <w:shd w:val="clear" w:color="auto" w:fill="auto"/>
            <w:vAlign w:val="center"/>
            <w:hideMark/>
          </w:tcPr>
          <w:p w14:paraId="2AB11D1D"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Number of adults</w:t>
            </w:r>
          </w:p>
        </w:tc>
        <w:tc>
          <w:tcPr>
            <w:tcW w:w="1000" w:type="dxa"/>
            <w:tcBorders>
              <w:top w:val="single" w:sz="4" w:space="0" w:color="auto"/>
              <w:left w:val="nil"/>
              <w:bottom w:val="nil"/>
              <w:right w:val="nil"/>
            </w:tcBorders>
            <w:shd w:val="clear" w:color="auto" w:fill="auto"/>
            <w:vAlign w:val="center"/>
            <w:hideMark/>
          </w:tcPr>
          <w:p w14:paraId="67B69A67"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00" w:type="dxa"/>
            <w:tcBorders>
              <w:top w:val="single" w:sz="4" w:space="0" w:color="auto"/>
              <w:left w:val="nil"/>
              <w:bottom w:val="nil"/>
              <w:right w:val="nil"/>
            </w:tcBorders>
            <w:shd w:val="clear" w:color="auto" w:fill="auto"/>
            <w:vAlign w:val="center"/>
            <w:hideMark/>
          </w:tcPr>
          <w:p w14:paraId="634E5C73"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272" w:type="dxa"/>
            <w:tcBorders>
              <w:top w:val="single" w:sz="4" w:space="0" w:color="auto"/>
              <w:left w:val="nil"/>
              <w:bottom w:val="nil"/>
              <w:right w:val="nil"/>
            </w:tcBorders>
            <w:shd w:val="clear" w:color="auto" w:fill="auto"/>
            <w:vAlign w:val="center"/>
            <w:hideMark/>
          </w:tcPr>
          <w:p w14:paraId="503D8B5B"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60" w:type="dxa"/>
            <w:tcBorders>
              <w:top w:val="single" w:sz="4" w:space="0" w:color="auto"/>
              <w:left w:val="nil"/>
              <w:bottom w:val="nil"/>
              <w:right w:val="nil"/>
            </w:tcBorders>
            <w:shd w:val="clear" w:color="auto" w:fill="auto"/>
            <w:vAlign w:val="center"/>
            <w:hideMark/>
          </w:tcPr>
          <w:p w14:paraId="64180B42"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948" w:type="dxa"/>
            <w:tcBorders>
              <w:top w:val="single" w:sz="4" w:space="0" w:color="auto"/>
              <w:left w:val="nil"/>
              <w:bottom w:val="nil"/>
              <w:right w:val="nil"/>
            </w:tcBorders>
            <w:shd w:val="clear" w:color="auto" w:fill="auto"/>
            <w:vAlign w:val="center"/>
            <w:hideMark/>
          </w:tcPr>
          <w:p w14:paraId="0974BDB8"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20" w:type="dxa"/>
            <w:tcBorders>
              <w:top w:val="single" w:sz="4" w:space="0" w:color="auto"/>
              <w:left w:val="nil"/>
              <w:bottom w:val="nil"/>
              <w:right w:val="nil"/>
            </w:tcBorders>
            <w:shd w:val="clear" w:color="auto" w:fill="auto"/>
            <w:vAlign w:val="center"/>
            <w:hideMark/>
          </w:tcPr>
          <w:p w14:paraId="5E9EEE0B"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80" w:type="dxa"/>
            <w:tcBorders>
              <w:top w:val="single" w:sz="4" w:space="0" w:color="auto"/>
              <w:left w:val="nil"/>
              <w:bottom w:val="nil"/>
              <w:right w:val="nil"/>
            </w:tcBorders>
            <w:shd w:val="clear" w:color="auto" w:fill="auto"/>
            <w:vAlign w:val="center"/>
            <w:hideMark/>
          </w:tcPr>
          <w:p w14:paraId="121F10AA"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624" w:type="dxa"/>
            <w:tcBorders>
              <w:top w:val="nil"/>
              <w:left w:val="nil"/>
              <w:bottom w:val="single" w:sz="4" w:space="0" w:color="auto"/>
              <w:right w:val="nil"/>
            </w:tcBorders>
            <w:shd w:val="clear" w:color="auto" w:fill="auto"/>
            <w:vAlign w:val="center"/>
            <w:hideMark/>
          </w:tcPr>
          <w:p w14:paraId="4CCEF61D"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r>
      <w:tr w:rsidR="00101D24" w:rsidRPr="00101D24" w14:paraId="0D0444A2" w14:textId="77777777" w:rsidTr="00101D24">
        <w:trPr>
          <w:trHeight w:val="259"/>
        </w:trPr>
        <w:tc>
          <w:tcPr>
            <w:tcW w:w="11140" w:type="dxa"/>
            <w:gridSpan w:val="8"/>
            <w:tcBorders>
              <w:top w:val="single" w:sz="4" w:space="0" w:color="auto"/>
              <w:left w:val="nil"/>
              <w:bottom w:val="single" w:sz="4" w:space="0" w:color="auto"/>
              <w:right w:val="nil"/>
            </w:tcBorders>
            <w:shd w:val="clear" w:color="000000" w:fill="DBE5F1"/>
            <w:noWrap/>
            <w:vAlign w:val="center"/>
            <w:hideMark/>
          </w:tcPr>
          <w:p w14:paraId="24F1615F"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Highest household educational attainment (</w:t>
            </w:r>
            <w:proofErr w:type="gramStart"/>
            <w:r w:rsidRPr="00101D24">
              <w:rPr>
                <w:rFonts w:eastAsia="Times New Roman" w:cs="Calibri"/>
                <w:b/>
                <w:bCs/>
                <w:sz w:val="20"/>
                <w:szCs w:val="20"/>
              </w:rPr>
              <w:t>%)</w:t>
            </w:r>
            <w:r w:rsidRPr="00101D24">
              <w:rPr>
                <w:rFonts w:eastAsia="Times New Roman" w:cs="Calibri"/>
                <w:b/>
                <w:bCs/>
                <w:sz w:val="20"/>
                <w:szCs w:val="20"/>
                <w:vertAlign w:val="superscript"/>
              </w:rPr>
              <w:t>e</w:t>
            </w:r>
            <w:proofErr w:type="gramEnd"/>
          </w:p>
        </w:tc>
        <w:tc>
          <w:tcPr>
            <w:tcW w:w="624" w:type="dxa"/>
            <w:tcBorders>
              <w:top w:val="nil"/>
              <w:left w:val="nil"/>
              <w:bottom w:val="single" w:sz="4" w:space="0" w:color="auto"/>
              <w:right w:val="nil"/>
            </w:tcBorders>
            <w:shd w:val="clear" w:color="000000" w:fill="DBE5F1"/>
            <w:noWrap/>
            <w:vAlign w:val="center"/>
            <w:hideMark/>
          </w:tcPr>
          <w:p w14:paraId="5B314A8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A284BC4"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77C9A170"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No education</w:t>
            </w:r>
          </w:p>
        </w:tc>
        <w:tc>
          <w:tcPr>
            <w:tcW w:w="1000" w:type="dxa"/>
            <w:tcBorders>
              <w:top w:val="nil"/>
              <w:left w:val="nil"/>
              <w:bottom w:val="single" w:sz="4" w:space="0" w:color="auto"/>
              <w:right w:val="nil"/>
            </w:tcBorders>
            <w:shd w:val="clear" w:color="auto" w:fill="auto"/>
            <w:noWrap/>
            <w:vAlign w:val="center"/>
            <w:hideMark/>
          </w:tcPr>
          <w:p w14:paraId="0D43346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663F4BC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254B201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E1B8D9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1213B54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191DE29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A8BBD5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4DEB6256"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40A748E4"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56EF85D4"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Less than primary</w:t>
            </w:r>
          </w:p>
        </w:tc>
        <w:tc>
          <w:tcPr>
            <w:tcW w:w="1000" w:type="dxa"/>
            <w:tcBorders>
              <w:top w:val="nil"/>
              <w:left w:val="nil"/>
              <w:bottom w:val="single" w:sz="4" w:space="0" w:color="auto"/>
              <w:right w:val="nil"/>
            </w:tcBorders>
            <w:shd w:val="clear" w:color="auto" w:fill="auto"/>
            <w:noWrap/>
            <w:vAlign w:val="center"/>
            <w:hideMark/>
          </w:tcPr>
          <w:p w14:paraId="3DEDF7D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6D4B086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28DD11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59C889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2130420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5362AD9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0BAB1F0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ED3065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6A46AE6B"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CA43462"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Completed primary</w:t>
            </w:r>
          </w:p>
        </w:tc>
        <w:tc>
          <w:tcPr>
            <w:tcW w:w="1000" w:type="dxa"/>
            <w:tcBorders>
              <w:top w:val="nil"/>
              <w:left w:val="nil"/>
              <w:bottom w:val="single" w:sz="4" w:space="0" w:color="auto"/>
              <w:right w:val="nil"/>
            </w:tcBorders>
            <w:shd w:val="clear" w:color="auto" w:fill="auto"/>
            <w:noWrap/>
            <w:vAlign w:val="center"/>
            <w:hideMark/>
          </w:tcPr>
          <w:p w14:paraId="727A807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609F78F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0EFD7C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6C35841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5C1888C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3443CC8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80929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0290061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176DC890"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349E27B3"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Completed secondary</w:t>
            </w:r>
          </w:p>
        </w:tc>
        <w:tc>
          <w:tcPr>
            <w:tcW w:w="1000" w:type="dxa"/>
            <w:tcBorders>
              <w:top w:val="nil"/>
              <w:left w:val="nil"/>
              <w:bottom w:val="single" w:sz="4" w:space="0" w:color="auto"/>
              <w:right w:val="nil"/>
            </w:tcBorders>
            <w:shd w:val="clear" w:color="auto" w:fill="auto"/>
            <w:noWrap/>
            <w:vAlign w:val="center"/>
            <w:hideMark/>
          </w:tcPr>
          <w:p w14:paraId="3265CCE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0673843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18A38C2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5544255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3259091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1CBDAD3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33A9E66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7F7C5D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26A75F2E"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9B3EEA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Higher</w:t>
            </w:r>
          </w:p>
        </w:tc>
        <w:tc>
          <w:tcPr>
            <w:tcW w:w="1000" w:type="dxa"/>
            <w:tcBorders>
              <w:top w:val="nil"/>
              <w:left w:val="nil"/>
              <w:bottom w:val="single" w:sz="4" w:space="0" w:color="auto"/>
              <w:right w:val="nil"/>
            </w:tcBorders>
            <w:shd w:val="clear" w:color="auto" w:fill="auto"/>
            <w:noWrap/>
            <w:vAlign w:val="center"/>
            <w:hideMark/>
          </w:tcPr>
          <w:p w14:paraId="36D7CBF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0FB9C01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40C078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3C88BA1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64575F6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06F450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65C70D2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204F8B80"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07A78B86" w14:textId="77777777" w:rsidTr="00101D24">
        <w:trPr>
          <w:trHeight w:val="259"/>
        </w:trPr>
        <w:tc>
          <w:tcPr>
            <w:tcW w:w="5160" w:type="dxa"/>
            <w:tcBorders>
              <w:top w:val="single" w:sz="4" w:space="0" w:color="auto"/>
              <w:left w:val="nil"/>
              <w:bottom w:val="single" w:sz="4" w:space="0" w:color="auto"/>
              <w:right w:val="nil"/>
            </w:tcBorders>
            <w:shd w:val="clear" w:color="auto" w:fill="auto"/>
            <w:vAlign w:val="center"/>
            <w:hideMark/>
          </w:tcPr>
          <w:p w14:paraId="7DFB2B98"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xml:space="preserve">Number of </w:t>
            </w:r>
            <w:proofErr w:type="spellStart"/>
            <w:r w:rsidRPr="00101D24">
              <w:rPr>
                <w:rFonts w:eastAsia="Times New Roman" w:cs="Calibri"/>
                <w:b/>
                <w:bCs/>
                <w:sz w:val="20"/>
                <w:szCs w:val="20"/>
              </w:rPr>
              <w:t>households</w:t>
            </w:r>
            <w:r w:rsidRPr="00101D24">
              <w:rPr>
                <w:rFonts w:eastAsia="Times New Roman" w:cs="Calibri"/>
                <w:b/>
                <w:bCs/>
                <w:sz w:val="20"/>
                <w:szCs w:val="20"/>
                <w:vertAlign w:val="superscript"/>
              </w:rPr>
              <w:t>f</w:t>
            </w:r>
            <w:proofErr w:type="spellEnd"/>
          </w:p>
        </w:tc>
        <w:tc>
          <w:tcPr>
            <w:tcW w:w="1000" w:type="dxa"/>
            <w:tcBorders>
              <w:top w:val="single" w:sz="4" w:space="0" w:color="auto"/>
              <w:left w:val="nil"/>
              <w:bottom w:val="single" w:sz="4" w:space="0" w:color="auto"/>
              <w:right w:val="nil"/>
            </w:tcBorders>
            <w:shd w:val="clear" w:color="auto" w:fill="auto"/>
            <w:vAlign w:val="center"/>
            <w:hideMark/>
          </w:tcPr>
          <w:p w14:paraId="27C455CA"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00" w:type="dxa"/>
            <w:tcBorders>
              <w:top w:val="single" w:sz="4" w:space="0" w:color="auto"/>
              <w:left w:val="nil"/>
              <w:bottom w:val="single" w:sz="4" w:space="0" w:color="auto"/>
              <w:right w:val="nil"/>
            </w:tcBorders>
            <w:shd w:val="clear" w:color="auto" w:fill="auto"/>
            <w:vAlign w:val="center"/>
            <w:hideMark/>
          </w:tcPr>
          <w:p w14:paraId="321BEBB1"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42DBFD0"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60" w:type="dxa"/>
            <w:tcBorders>
              <w:top w:val="single" w:sz="4" w:space="0" w:color="auto"/>
              <w:left w:val="nil"/>
              <w:bottom w:val="single" w:sz="4" w:space="0" w:color="auto"/>
              <w:right w:val="nil"/>
            </w:tcBorders>
            <w:shd w:val="clear" w:color="auto" w:fill="auto"/>
            <w:vAlign w:val="center"/>
            <w:hideMark/>
          </w:tcPr>
          <w:p w14:paraId="1A247897"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948" w:type="dxa"/>
            <w:tcBorders>
              <w:top w:val="single" w:sz="4" w:space="0" w:color="auto"/>
              <w:left w:val="nil"/>
              <w:bottom w:val="single" w:sz="4" w:space="0" w:color="auto"/>
              <w:right w:val="nil"/>
            </w:tcBorders>
            <w:shd w:val="clear" w:color="auto" w:fill="auto"/>
            <w:vAlign w:val="center"/>
            <w:hideMark/>
          </w:tcPr>
          <w:p w14:paraId="0432ED3C"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20" w:type="dxa"/>
            <w:tcBorders>
              <w:top w:val="single" w:sz="4" w:space="0" w:color="auto"/>
              <w:left w:val="nil"/>
              <w:bottom w:val="single" w:sz="4" w:space="0" w:color="auto"/>
              <w:right w:val="nil"/>
            </w:tcBorders>
            <w:shd w:val="clear" w:color="auto" w:fill="auto"/>
            <w:vAlign w:val="center"/>
            <w:hideMark/>
          </w:tcPr>
          <w:p w14:paraId="30C3C900"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80" w:type="dxa"/>
            <w:tcBorders>
              <w:top w:val="single" w:sz="4" w:space="0" w:color="auto"/>
              <w:left w:val="nil"/>
              <w:bottom w:val="single" w:sz="4" w:space="0" w:color="auto"/>
              <w:right w:val="nil"/>
            </w:tcBorders>
            <w:shd w:val="clear" w:color="auto" w:fill="auto"/>
            <w:vAlign w:val="center"/>
            <w:hideMark/>
          </w:tcPr>
          <w:p w14:paraId="6202D34C"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auto" w:fill="auto"/>
            <w:vAlign w:val="center"/>
            <w:hideMark/>
          </w:tcPr>
          <w:p w14:paraId="217103B2"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r>
    </w:tbl>
    <w:p w14:paraId="2A555505" w14:textId="49BF1906" w:rsidR="00EE0115" w:rsidRDefault="00EE0115" w:rsidP="005810E2">
      <w:pPr>
        <w:ind w:left="90" w:hanging="90"/>
        <w:rPr>
          <w:sz w:val="16"/>
        </w:rPr>
      </w:pPr>
      <w:r>
        <w:rPr>
          <w:sz w:val="16"/>
        </w:rPr>
        <w:t>Est.=</w:t>
      </w:r>
      <w:r w:rsidR="00CF2C21">
        <w:rPr>
          <w:sz w:val="16"/>
        </w:rPr>
        <w:t>estimate</w:t>
      </w:r>
    </w:p>
    <w:p w14:paraId="565B858F" w14:textId="7D5A1DD5" w:rsidR="0016219E" w:rsidRPr="0016219E" w:rsidRDefault="00DA4FDE" w:rsidP="005810E2">
      <w:pPr>
        <w:ind w:left="90" w:hanging="90"/>
        <w:rPr>
          <w:sz w:val="16"/>
        </w:rPr>
      </w:pPr>
      <w:r>
        <w:rPr>
          <w:sz w:val="16"/>
          <w:vertAlign w:val="superscript"/>
        </w:rPr>
        <w:t>a</w:t>
      </w:r>
      <w:r w:rsidR="0016219E" w:rsidRPr="0016219E">
        <w:rPr>
          <w:sz w:val="16"/>
        </w:rPr>
        <w:t xml:space="preserve"> Significance tests were performed to determine whether a difference exists between the baseline and endline estimates.</w:t>
      </w:r>
    </w:p>
    <w:p w14:paraId="101F96B2" w14:textId="3CC23B64" w:rsidR="0016219E" w:rsidRPr="0016219E" w:rsidRDefault="00DA4FDE" w:rsidP="005810E2">
      <w:pPr>
        <w:ind w:left="90" w:hanging="90"/>
        <w:rPr>
          <w:sz w:val="16"/>
        </w:rPr>
      </w:pPr>
      <w:r>
        <w:rPr>
          <w:sz w:val="16"/>
          <w:vertAlign w:val="superscript"/>
        </w:rPr>
        <w:t>b</w:t>
      </w:r>
      <w:r w:rsidR="0016219E" w:rsidRPr="0016219E">
        <w:rPr>
          <w:sz w:val="16"/>
        </w:rPr>
        <w:t xml:space="preserve"> Differences found to be statistically significant are indicated by level: * p&lt;0.05, ** p&lt;0.01, *** p&lt;0.001.</w:t>
      </w:r>
    </w:p>
    <w:p w14:paraId="26E4D2AD" w14:textId="35CF6B1D" w:rsidR="0016219E" w:rsidRPr="0016219E" w:rsidRDefault="00DA4FDE" w:rsidP="005810E2">
      <w:pPr>
        <w:ind w:left="90" w:hanging="90"/>
        <w:rPr>
          <w:sz w:val="16"/>
        </w:rPr>
      </w:pPr>
      <w:r>
        <w:rPr>
          <w:sz w:val="16"/>
          <w:vertAlign w:val="superscript"/>
        </w:rPr>
        <w:t>c</w:t>
      </w:r>
      <w:r w:rsidR="0016219E" w:rsidRPr="0016219E">
        <w:rPr>
          <w:sz w:val="16"/>
        </w:rPr>
        <w:t xml:space="preserve"> Estimates are </w:t>
      </w:r>
      <w:r w:rsidR="00702363">
        <w:rPr>
          <w:sz w:val="16"/>
        </w:rPr>
        <w:t xml:space="preserve">based on </w:t>
      </w:r>
      <w:r w:rsidR="0016219E" w:rsidRPr="0016219E">
        <w:rPr>
          <w:sz w:val="16"/>
        </w:rPr>
        <w:t xml:space="preserve">de jure </w:t>
      </w:r>
      <w:r w:rsidR="009E2845">
        <w:rPr>
          <w:sz w:val="16"/>
        </w:rPr>
        <w:t>household members</w:t>
      </w:r>
      <w:r w:rsidR="0016219E" w:rsidRPr="0016219E">
        <w:rPr>
          <w:sz w:val="16"/>
        </w:rPr>
        <w:t>.</w:t>
      </w:r>
    </w:p>
    <w:p w14:paraId="3373108A" w14:textId="30F482D7" w:rsidR="0016219E" w:rsidRPr="0016219E" w:rsidRDefault="00DA4FDE" w:rsidP="005810E2">
      <w:pPr>
        <w:ind w:left="90" w:hanging="90"/>
        <w:rPr>
          <w:sz w:val="16"/>
        </w:rPr>
      </w:pPr>
      <w:r>
        <w:rPr>
          <w:sz w:val="16"/>
          <w:vertAlign w:val="superscript"/>
        </w:rPr>
        <w:t>d</w:t>
      </w:r>
      <w:r w:rsidR="0016219E" w:rsidRPr="0016219E">
        <w:rPr>
          <w:sz w:val="16"/>
        </w:rPr>
        <w:t xml:space="preserve"> Feed the Future defines adult as an individual 18 years of age or older. Females and males 15-17 years of age are of reproductive age but are not considered adults by this definition.</w:t>
      </w:r>
    </w:p>
    <w:p w14:paraId="03B7CEC0" w14:textId="1C5DDC59" w:rsidR="0016219E" w:rsidRDefault="00DA4FDE" w:rsidP="005810E2">
      <w:pPr>
        <w:ind w:left="90" w:hanging="90"/>
        <w:rPr>
          <w:sz w:val="16"/>
        </w:rPr>
      </w:pPr>
      <w:proofErr w:type="spellStart"/>
      <w:r>
        <w:rPr>
          <w:sz w:val="16"/>
          <w:vertAlign w:val="superscript"/>
        </w:rPr>
        <w:t>e</w:t>
      </w:r>
      <w:proofErr w:type="spellEnd"/>
      <w:r w:rsidR="0016219E" w:rsidRPr="0016219E">
        <w:rPr>
          <w:sz w:val="16"/>
        </w:rPr>
        <w:t xml:space="preserve"> Estimates are </w:t>
      </w:r>
      <w:r w:rsidR="00702363">
        <w:rPr>
          <w:sz w:val="16"/>
        </w:rPr>
        <w:t xml:space="preserve">based on </w:t>
      </w:r>
      <w:r w:rsidR="0016219E" w:rsidRPr="0016219E">
        <w:rPr>
          <w:sz w:val="16"/>
        </w:rPr>
        <w:t xml:space="preserve">de facto </w:t>
      </w:r>
      <w:r w:rsidR="009E2845">
        <w:rPr>
          <w:sz w:val="16"/>
        </w:rPr>
        <w:t>household members</w:t>
      </w:r>
      <w:r w:rsidR="0016219E" w:rsidRPr="0016219E">
        <w:rPr>
          <w:sz w:val="16"/>
        </w:rPr>
        <w:t xml:space="preserve">. </w:t>
      </w:r>
    </w:p>
    <w:p w14:paraId="57DB0671" w14:textId="0C76DBC1" w:rsidR="00DA4FDE" w:rsidRPr="0016219E" w:rsidRDefault="00DA4FDE" w:rsidP="00DA4FDE">
      <w:pPr>
        <w:ind w:left="90" w:hanging="90"/>
        <w:rPr>
          <w:sz w:val="16"/>
        </w:rPr>
      </w:pPr>
      <w:r>
        <w:rPr>
          <w:sz w:val="16"/>
          <w:vertAlign w:val="superscript"/>
        </w:rPr>
        <w:t>f</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r w:rsidR="00E64FBC">
        <w:t>endline</w:t>
      </w:r>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09" w:name="_Toc531870945"/>
      <w:bookmarkStart w:id="310" w:name="_Toc50719163"/>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09"/>
      <w:bookmarkEnd w:id="310"/>
    </w:p>
    <w:tbl>
      <w:tblPr>
        <w:tblW w:w="9437" w:type="dxa"/>
        <w:tblInd w:w="108" w:type="dxa"/>
        <w:tblLook w:val="04A0" w:firstRow="1" w:lastRow="0" w:firstColumn="1" w:lastColumn="0" w:noHBand="0" w:noVBand="1"/>
      </w:tblPr>
      <w:tblGrid>
        <w:gridCol w:w="2756"/>
        <w:gridCol w:w="1056"/>
        <w:gridCol w:w="1058"/>
        <w:gridCol w:w="272"/>
        <w:gridCol w:w="957"/>
        <w:gridCol w:w="958"/>
        <w:gridCol w:w="818"/>
        <w:gridCol w:w="938"/>
        <w:gridCol w:w="624"/>
      </w:tblGrid>
      <w:tr w:rsidR="000D53C8" w:rsidRPr="000D53C8" w14:paraId="4418AA31" w14:textId="77777777" w:rsidTr="000D53C8">
        <w:trPr>
          <w:trHeight w:val="259"/>
          <w:tblHeader/>
        </w:trPr>
        <w:tc>
          <w:tcPr>
            <w:tcW w:w="2756" w:type="dxa"/>
            <w:vMerge w:val="restart"/>
            <w:tcBorders>
              <w:top w:val="single" w:sz="4" w:space="0" w:color="auto"/>
              <w:left w:val="nil"/>
              <w:bottom w:val="single" w:sz="4" w:space="0" w:color="000000"/>
              <w:right w:val="nil"/>
            </w:tcBorders>
            <w:shd w:val="clear" w:color="000000" w:fill="387990"/>
            <w:noWrap/>
            <w:vAlign w:val="bottom"/>
            <w:hideMark/>
          </w:tcPr>
          <w:p w14:paraId="49720202" w14:textId="77777777" w:rsidR="000D53C8" w:rsidRPr="000D53C8" w:rsidRDefault="000D53C8" w:rsidP="000D53C8">
            <w:pPr>
              <w:widowControl/>
              <w:spacing w:line="240" w:lineRule="auto"/>
              <w:rPr>
                <w:rFonts w:eastAsia="Times New Roman" w:cs="Calibri"/>
                <w:b/>
                <w:bCs/>
                <w:color w:val="FFFFFF"/>
                <w:sz w:val="20"/>
                <w:szCs w:val="20"/>
              </w:rPr>
            </w:pPr>
            <w:r w:rsidRPr="000D53C8">
              <w:rPr>
                <w:rFonts w:eastAsia="Times New Roman" w:cs="Calibri"/>
                <w:b/>
                <w:bCs/>
                <w:color w:val="FFFFFF"/>
                <w:sz w:val="20"/>
                <w:szCs w:val="20"/>
              </w:rPr>
              <w:t>Characteristic</w:t>
            </w:r>
          </w:p>
        </w:tc>
        <w:tc>
          <w:tcPr>
            <w:tcW w:w="2114" w:type="dxa"/>
            <w:gridSpan w:val="2"/>
            <w:tcBorders>
              <w:top w:val="single" w:sz="4" w:space="0" w:color="auto"/>
              <w:left w:val="nil"/>
              <w:bottom w:val="single" w:sz="4" w:space="0" w:color="FFFFFF"/>
              <w:right w:val="nil"/>
            </w:tcBorders>
            <w:shd w:val="clear" w:color="000000" w:fill="387990"/>
            <w:vAlign w:val="center"/>
            <w:hideMark/>
          </w:tcPr>
          <w:p w14:paraId="35C3D301"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xml:space="preserve">Baseline </w:t>
            </w:r>
            <w:r w:rsidRPr="000D53C8">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3482A3C2"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c>
          <w:tcPr>
            <w:tcW w:w="1915" w:type="dxa"/>
            <w:gridSpan w:val="2"/>
            <w:tcBorders>
              <w:top w:val="single" w:sz="4" w:space="0" w:color="auto"/>
              <w:left w:val="nil"/>
              <w:bottom w:val="single" w:sz="4" w:space="0" w:color="FFFFFF"/>
              <w:right w:val="nil"/>
            </w:tcBorders>
            <w:shd w:val="clear" w:color="000000" w:fill="387990"/>
            <w:vAlign w:val="center"/>
            <w:hideMark/>
          </w:tcPr>
          <w:p w14:paraId="12D10D84"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xml:space="preserve">Endline </w:t>
            </w:r>
            <w:r w:rsidRPr="000D53C8">
              <w:rPr>
                <w:rFonts w:eastAsia="Times New Roman" w:cs="Calibri"/>
                <w:b/>
                <w:bCs/>
                <w:color w:val="FFFFFF"/>
                <w:sz w:val="20"/>
                <w:szCs w:val="20"/>
              </w:rPr>
              <w:br/>
              <w:t>([Year(s)])</w:t>
            </w:r>
          </w:p>
        </w:tc>
        <w:tc>
          <w:tcPr>
            <w:tcW w:w="818" w:type="dxa"/>
            <w:tcBorders>
              <w:top w:val="single" w:sz="4" w:space="0" w:color="auto"/>
              <w:left w:val="nil"/>
              <w:bottom w:val="nil"/>
              <w:right w:val="nil"/>
            </w:tcBorders>
            <w:shd w:val="clear" w:color="000000" w:fill="387990"/>
            <w:vAlign w:val="center"/>
            <w:hideMark/>
          </w:tcPr>
          <w:p w14:paraId="790031BA"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c>
          <w:tcPr>
            <w:tcW w:w="938" w:type="dxa"/>
            <w:vMerge w:val="restart"/>
            <w:tcBorders>
              <w:top w:val="single" w:sz="4" w:space="0" w:color="auto"/>
              <w:left w:val="nil"/>
              <w:right w:val="nil"/>
            </w:tcBorders>
            <w:shd w:val="clear" w:color="000000" w:fill="387990"/>
            <w:vAlign w:val="center"/>
            <w:hideMark/>
          </w:tcPr>
          <w:p w14:paraId="07657E82"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p w14:paraId="1780B64B" w14:textId="5BB2FAD8" w:rsidR="000D53C8" w:rsidRPr="000D53C8" w:rsidRDefault="000D53C8" w:rsidP="000D53C8">
            <w:pPr>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p-</w:t>
            </w:r>
            <w:proofErr w:type="spellStart"/>
            <w:r w:rsidRPr="000D53C8">
              <w:rPr>
                <w:rFonts w:eastAsia="Times New Roman" w:cs="Calibri"/>
                <w:b/>
                <w:bCs/>
                <w:color w:val="FFFFFF"/>
                <w:sz w:val="20"/>
                <w:szCs w:val="20"/>
              </w:rPr>
              <w:t>value</w:t>
            </w:r>
            <w:r w:rsidRPr="000D53C8">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center"/>
            <w:hideMark/>
          </w:tcPr>
          <w:p w14:paraId="3FDE0954"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r>
      <w:tr w:rsidR="000D53C8" w:rsidRPr="000D53C8" w14:paraId="2EA09830" w14:textId="77777777" w:rsidTr="000D53C8">
        <w:trPr>
          <w:trHeight w:val="259"/>
          <w:tblHeader/>
        </w:trPr>
        <w:tc>
          <w:tcPr>
            <w:tcW w:w="2756" w:type="dxa"/>
            <w:vMerge/>
            <w:tcBorders>
              <w:top w:val="single" w:sz="4" w:space="0" w:color="auto"/>
              <w:left w:val="nil"/>
              <w:bottom w:val="single" w:sz="4" w:space="0" w:color="000000"/>
              <w:right w:val="nil"/>
            </w:tcBorders>
            <w:vAlign w:val="center"/>
            <w:hideMark/>
          </w:tcPr>
          <w:p w14:paraId="0145E901" w14:textId="77777777" w:rsidR="000D53C8" w:rsidRPr="000D53C8" w:rsidRDefault="000D53C8" w:rsidP="000D53C8">
            <w:pPr>
              <w:widowControl/>
              <w:spacing w:line="240" w:lineRule="auto"/>
              <w:rPr>
                <w:rFonts w:eastAsia="Times New Roman" w:cs="Calibri"/>
                <w:b/>
                <w:bCs/>
                <w:color w:val="FFFFFF"/>
                <w:sz w:val="20"/>
                <w:szCs w:val="20"/>
              </w:rPr>
            </w:pPr>
          </w:p>
        </w:tc>
        <w:tc>
          <w:tcPr>
            <w:tcW w:w="1056" w:type="dxa"/>
            <w:tcBorders>
              <w:top w:val="nil"/>
              <w:left w:val="nil"/>
              <w:bottom w:val="single" w:sz="4" w:space="0" w:color="auto"/>
              <w:right w:val="nil"/>
            </w:tcBorders>
            <w:shd w:val="clear" w:color="000000" w:fill="387990"/>
            <w:vAlign w:val="bottom"/>
            <w:hideMark/>
          </w:tcPr>
          <w:p w14:paraId="72087E9D"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w:t>
            </w:r>
          </w:p>
        </w:tc>
        <w:tc>
          <w:tcPr>
            <w:tcW w:w="1058" w:type="dxa"/>
            <w:tcBorders>
              <w:top w:val="nil"/>
              <w:left w:val="nil"/>
              <w:bottom w:val="single" w:sz="4" w:space="0" w:color="auto"/>
              <w:right w:val="nil"/>
            </w:tcBorders>
            <w:shd w:val="clear" w:color="000000" w:fill="387990"/>
            <w:vAlign w:val="bottom"/>
            <w:hideMark/>
          </w:tcPr>
          <w:p w14:paraId="4AEE302B"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2EBAACA0"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c>
          <w:tcPr>
            <w:tcW w:w="957" w:type="dxa"/>
            <w:tcBorders>
              <w:top w:val="nil"/>
              <w:left w:val="nil"/>
              <w:bottom w:val="single" w:sz="4" w:space="0" w:color="auto"/>
              <w:right w:val="nil"/>
            </w:tcBorders>
            <w:shd w:val="clear" w:color="000000" w:fill="387990"/>
            <w:vAlign w:val="bottom"/>
            <w:hideMark/>
          </w:tcPr>
          <w:p w14:paraId="4A7D4925"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w:t>
            </w:r>
          </w:p>
        </w:tc>
        <w:tc>
          <w:tcPr>
            <w:tcW w:w="958" w:type="dxa"/>
            <w:tcBorders>
              <w:top w:val="nil"/>
              <w:left w:val="nil"/>
              <w:bottom w:val="single" w:sz="4" w:space="0" w:color="auto"/>
              <w:right w:val="nil"/>
            </w:tcBorders>
            <w:shd w:val="clear" w:color="000000" w:fill="387990"/>
            <w:vAlign w:val="bottom"/>
            <w:hideMark/>
          </w:tcPr>
          <w:p w14:paraId="436BF42C"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95% CI</w:t>
            </w:r>
          </w:p>
        </w:tc>
        <w:tc>
          <w:tcPr>
            <w:tcW w:w="818" w:type="dxa"/>
            <w:tcBorders>
              <w:top w:val="nil"/>
              <w:left w:val="nil"/>
              <w:bottom w:val="single" w:sz="4" w:space="0" w:color="auto"/>
              <w:right w:val="nil"/>
            </w:tcBorders>
            <w:shd w:val="clear" w:color="000000" w:fill="387990"/>
            <w:vAlign w:val="bottom"/>
            <w:hideMark/>
          </w:tcPr>
          <w:p w14:paraId="1F830CC2"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Diff.</w:t>
            </w:r>
          </w:p>
        </w:tc>
        <w:tc>
          <w:tcPr>
            <w:tcW w:w="938" w:type="dxa"/>
            <w:vMerge/>
            <w:tcBorders>
              <w:left w:val="nil"/>
              <w:bottom w:val="single" w:sz="4" w:space="0" w:color="auto"/>
              <w:right w:val="nil"/>
            </w:tcBorders>
            <w:shd w:val="clear" w:color="000000" w:fill="387990"/>
            <w:vAlign w:val="bottom"/>
            <w:hideMark/>
          </w:tcPr>
          <w:p w14:paraId="018D40FA" w14:textId="4F141DC3" w:rsidR="000D53C8" w:rsidRPr="000D53C8" w:rsidRDefault="000D53C8" w:rsidP="000D53C8">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230269C6" w14:textId="77777777" w:rsidR="000D53C8" w:rsidRPr="000D53C8" w:rsidRDefault="000D53C8" w:rsidP="000D53C8">
            <w:pPr>
              <w:widowControl/>
              <w:spacing w:line="240" w:lineRule="auto"/>
              <w:jc w:val="center"/>
              <w:rPr>
                <w:rFonts w:eastAsia="Times New Roman" w:cs="Calibri"/>
                <w:b/>
                <w:bCs/>
                <w:color w:val="FFFFFF"/>
                <w:sz w:val="20"/>
                <w:szCs w:val="20"/>
              </w:rPr>
            </w:pPr>
            <w:proofErr w:type="spellStart"/>
            <w:r w:rsidRPr="000D53C8">
              <w:rPr>
                <w:rFonts w:eastAsia="Times New Roman" w:cs="Calibri"/>
                <w:b/>
                <w:bCs/>
                <w:color w:val="FFFFFF"/>
                <w:sz w:val="20"/>
                <w:szCs w:val="20"/>
              </w:rPr>
              <w:t>Sig.</w:t>
            </w:r>
            <w:r w:rsidRPr="000D53C8">
              <w:rPr>
                <w:rFonts w:eastAsia="Times New Roman" w:cs="Calibri"/>
                <w:b/>
                <w:bCs/>
                <w:color w:val="FFFFFF"/>
                <w:sz w:val="20"/>
                <w:szCs w:val="20"/>
                <w:vertAlign w:val="superscript"/>
              </w:rPr>
              <w:t>b</w:t>
            </w:r>
            <w:proofErr w:type="spellEnd"/>
          </w:p>
        </w:tc>
      </w:tr>
      <w:tr w:rsidR="000D53C8" w:rsidRPr="000D53C8" w14:paraId="58D88CDC" w14:textId="77777777" w:rsidTr="000D53C8">
        <w:trPr>
          <w:trHeight w:val="259"/>
        </w:trPr>
        <w:tc>
          <w:tcPr>
            <w:tcW w:w="2756" w:type="dxa"/>
            <w:tcBorders>
              <w:top w:val="nil"/>
              <w:left w:val="nil"/>
              <w:bottom w:val="single" w:sz="4" w:space="0" w:color="auto"/>
              <w:right w:val="nil"/>
            </w:tcBorders>
            <w:shd w:val="clear" w:color="000000" w:fill="DBE5F1"/>
            <w:noWrap/>
            <w:vAlign w:val="center"/>
            <w:hideMark/>
          </w:tcPr>
          <w:p w14:paraId="61FB44D0"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Age</w:t>
            </w:r>
          </w:p>
        </w:tc>
        <w:tc>
          <w:tcPr>
            <w:tcW w:w="1056" w:type="dxa"/>
            <w:tcBorders>
              <w:top w:val="nil"/>
              <w:left w:val="nil"/>
              <w:bottom w:val="single" w:sz="4" w:space="0" w:color="auto"/>
              <w:right w:val="nil"/>
            </w:tcBorders>
            <w:shd w:val="clear" w:color="000000" w:fill="DBE5F1"/>
            <w:noWrap/>
            <w:vAlign w:val="center"/>
            <w:hideMark/>
          </w:tcPr>
          <w:p w14:paraId="7F8BB9C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000000" w:fill="DBE5F1"/>
            <w:noWrap/>
            <w:vAlign w:val="center"/>
            <w:hideMark/>
          </w:tcPr>
          <w:p w14:paraId="2E64456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C7E03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000000" w:fill="DBE5F1"/>
            <w:noWrap/>
            <w:vAlign w:val="center"/>
            <w:hideMark/>
          </w:tcPr>
          <w:p w14:paraId="29F2006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000000" w:fill="DBE5F1"/>
            <w:noWrap/>
            <w:vAlign w:val="center"/>
            <w:hideMark/>
          </w:tcPr>
          <w:p w14:paraId="4406B93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000000" w:fill="DBE5F1"/>
            <w:noWrap/>
            <w:vAlign w:val="center"/>
            <w:hideMark/>
          </w:tcPr>
          <w:p w14:paraId="50FBB96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000000" w:fill="DBE5F1"/>
            <w:noWrap/>
            <w:vAlign w:val="center"/>
            <w:hideMark/>
          </w:tcPr>
          <w:p w14:paraId="6405C45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000000" w:fill="DBE5F1"/>
            <w:noWrap/>
            <w:vAlign w:val="center"/>
            <w:hideMark/>
          </w:tcPr>
          <w:p w14:paraId="4C4A48D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2C17A0E9"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06A0B555"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18-24</w:t>
            </w:r>
          </w:p>
        </w:tc>
        <w:tc>
          <w:tcPr>
            <w:tcW w:w="1056" w:type="dxa"/>
            <w:tcBorders>
              <w:top w:val="nil"/>
              <w:left w:val="nil"/>
              <w:bottom w:val="single" w:sz="4" w:space="0" w:color="auto"/>
              <w:right w:val="nil"/>
            </w:tcBorders>
            <w:shd w:val="clear" w:color="auto" w:fill="auto"/>
            <w:noWrap/>
            <w:vAlign w:val="center"/>
            <w:hideMark/>
          </w:tcPr>
          <w:p w14:paraId="5E59367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1F8AB8F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27E59CE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2EC0982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D9A6C15"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18313FE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346CD4A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4E263DA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432FC6C3"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2184C671"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25-29</w:t>
            </w:r>
          </w:p>
        </w:tc>
        <w:tc>
          <w:tcPr>
            <w:tcW w:w="1056" w:type="dxa"/>
            <w:tcBorders>
              <w:top w:val="nil"/>
              <w:left w:val="nil"/>
              <w:bottom w:val="single" w:sz="4" w:space="0" w:color="auto"/>
              <w:right w:val="nil"/>
            </w:tcBorders>
            <w:shd w:val="clear" w:color="auto" w:fill="auto"/>
            <w:noWrap/>
            <w:vAlign w:val="center"/>
            <w:hideMark/>
          </w:tcPr>
          <w:p w14:paraId="7DBD8E9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6C13A01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47F0F0B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014F610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D4A9E3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12A3845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617AD15"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7557C50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7AEFEC05"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AE8F97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30-39</w:t>
            </w:r>
          </w:p>
        </w:tc>
        <w:tc>
          <w:tcPr>
            <w:tcW w:w="1056" w:type="dxa"/>
            <w:tcBorders>
              <w:top w:val="nil"/>
              <w:left w:val="nil"/>
              <w:bottom w:val="single" w:sz="4" w:space="0" w:color="auto"/>
              <w:right w:val="nil"/>
            </w:tcBorders>
            <w:shd w:val="clear" w:color="auto" w:fill="auto"/>
            <w:noWrap/>
            <w:vAlign w:val="center"/>
            <w:hideMark/>
          </w:tcPr>
          <w:p w14:paraId="76B7F14C"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09B0D5F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600E1B9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1845FB3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4FC2B0F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7B0BBA9C"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0C02EC6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6735183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62B18410"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613E726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40-49</w:t>
            </w:r>
          </w:p>
        </w:tc>
        <w:tc>
          <w:tcPr>
            <w:tcW w:w="1056" w:type="dxa"/>
            <w:tcBorders>
              <w:top w:val="nil"/>
              <w:left w:val="nil"/>
              <w:bottom w:val="single" w:sz="4" w:space="0" w:color="auto"/>
              <w:right w:val="nil"/>
            </w:tcBorders>
            <w:shd w:val="clear" w:color="auto" w:fill="auto"/>
            <w:noWrap/>
            <w:vAlign w:val="center"/>
            <w:hideMark/>
          </w:tcPr>
          <w:p w14:paraId="33B8AE1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4EFC8BA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4986DFA2"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563E32C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B2DD4F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185063D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5F142ED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2454C25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5207E8BE"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4F243393"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50-59</w:t>
            </w:r>
          </w:p>
        </w:tc>
        <w:tc>
          <w:tcPr>
            <w:tcW w:w="1056" w:type="dxa"/>
            <w:tcBorders>
              <w:top w:val="nil"/>
              <w:left w:val="nil"/>
              <w:bottom w:val="single" w:sz="4" w:space="0" w:color="auto"/>
              <w:right w:val="nil"/>
            </w:tcBorders>
            <w:shd w:val="clear" w:color="auto" w:fill="auto"/>
            <w:noWrap/>
            <w:vAlign w:val="center"/>
            <w:hideMark/>
          </w:tcPr>
          <w:p w14:paraId="3ADB7F78"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11B5FC1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0D9565A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3769D3A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71EA27B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3F02036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4B49462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551642A7"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3CFC8E5F"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478A654"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60+</w:t>
            </w:r>
          </w:p>
        </w:tc>
        <w:tc>
          <w:tcPr>
            <w:tcW w:w="1056" w:type="dxa"/>
            <w:tcBorders>
              <w:top w:val="nil"/>
              <w:left w:val="nil"/>
              <w:bottom w:val="single" w:sz="4" w:space="0" w:color="auto"/>
              <w:right w:val="nil"/>
            </w:tcBorders>
            <w:shd w:val="clear" w:color="auto" w:fill="auto"/>
            <w:noWrap/>
            <w:vAlign w:val="center"/>
            <w:hideMark/>
          </w:tcPr>
          <w:p w14:paraId="7391AE2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36D396A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6E47D91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55601F52"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639E7038"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5043EF9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594BF04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514E1EB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556B6586"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3FEEA815"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41B2F1B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08F0BDC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16AD0DC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07F7462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344AB6A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314E343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2036962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692BEE8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42027B06" w14:textId="77777777" w:rsidTr="000D53C8">
        <w:trPr>
          <w:trHeight w:val="259"/>
        </w:trPr>
        <w:tc>
          <w:tcPr>
            <w:tcW w:w="6099" w:type="dxa"/>
            <w:gridSpan w:val="5"/>
            <w:tcBorders>
              <w:top w:val="single" w:sz="4" w:space="0" w:color="auto"/>
              <w:left w:val="nil"/>
              <w:bottom w:val="single" w:sz="4" w:space="0" w:color="auto"/>
              <w:right w:val="nil"/>
            </w:tcBorders>
            <w:shd w:val="clear" w:color="000000" w:fill="DBE7F3"/>
            <w:vAlign w:val="center"/>
            <w:hideMark/>
          </w:tcPr>
          <w:p w14:paraId="14229867"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Marital status</w:t>
            </w:r>
          </w:p>
        </w:tc>
        <w:tc>
          <w:tcPr>
            <w:tcW w:w="958" w:type="dxa"/>
            <w:tcBorders>
              <w:top w:val="single" w:sz="4" w:space="0" w:color="auto"/>
              <w:left w:val="nil"/>
              <w:bottom w:val="single" w:sz="4" w:space="0" w:color="auto"/>
              <w:right w:val="nil"/>
            </w:tcBorders>
            <w:shd w:val="clear" w:color="000000" w:fill="DBE7F3"/>
            <w:vAlign w:val="center"/>
            <w:hideMark/>
          </w:tcPr>
          <w:p w14:paraId="0E3D6F47"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c>
          <w:tcPr>
            <w:tcW w:w="818" w:type="dxa"/>
            <w:tcBorders>
              <w:top w:val="single" w:sz="4" w:space="0" w:color="auto"/>
              <w:left w:val="nil"/>
              <w:bottom w:val="single" w:sz="4" w:space="0" w:color="auto"/>
              <w:right w:val="nil"/>
            </w:tcBorders>
            <w:shd w:val="clear" w:color="000000" w:fill="DBE7F3"/>
            <w:vAlign w:val="center"/>
            <w:hideMark/>
          </w:tcPr>
          <w:p w14:paraId="65E2B1AF"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c>
          <w:tcPr>
            <w:tcW w:w="938" w:type="dxa"/>
            <w:tcBorders>
              <w:top w:val="single" w:sz="4" w:space="0" w:color="auto"/>
              <w:left w:val="nil"/>
              <w:bottom w:val="single" w:sz="4" w:space="0" w:color="auto"/>
              <w:right w:val="nil"/>
            </w:tcBorders>
            <w:shd w:val="clear" w:color="000000" w:fill="DBE7F3"/>
            <w:vAlign w:val="center"/>
            <w:hideMark/>
          </w:tcPr>
          <w:p w14:paraId="44C77DEF"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c>
          <w:tcPr>
            <w:tcW w:w="624" w:type="dxa"/>
            <w:tcBorders>
              <w:top w:val="single" w:sz="4" w:space="0" w:color="auto"/>
              <w:left w:val="nil"/>
              <w:bottom w:val="single" w:sz="4" w:space="0" w:color="auto"/>
              <w:right w:val="nil"/>
            </w:tcBorders>
            <w:shd w:val="clear" w:color="000000" w:fill="DBE7F3"/>
            <w:vAlign w:val="center"/>
            <w:hideMark/>
          </w:tcPr>
          <w:p w14:paraId="3437213A"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r>
      <w:tr w:rsidR="000D53C8" w:rsidRPr="000D53C8" w14:paraId="0C971459"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74365D8F"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Married</w:t>
            </w:r>
          </w:p>
        </w:tc>
        <w:tc>
          <w:tcPr>
            <w:tcW w:w="1056" w:type="dxa"/>
            <w:tcBorders>
              <w:top w:val="nil"/>
              <w:left w:val="nil"/>
              <w:bottom w:val="single" w:sz="4" w:space="0" w:color="auto"/>
              <w:right w:val="nil"/>
            </w:tcBorders>
            <w:shd w:val="clear" w:color="auto" w:fill="auto"/>
            <w:vAlign w:val="center"/>
            <w:hideMark/>
          </w:tcPr>
          <w:p w14:paraId="64B0229F"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542D0859"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EA62F5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287259B2"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45E7D3A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69AEE31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754BB3A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43767D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58859F05"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1AF45634"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Living in a consensual union</w:t>
            </w:r>
          </w:p>
        </w:tc>
        <w:tc>
          <w:tcPr>
            <w:tcW w:w="1056" w:type="dxa"/>
            <w:tcBorders>
              <w:top w:val="nil"/>
              <w:left w:val="nil"/>
              <w:bottom w:val="single" w:sz="4" w:space="0" w:color="auto"/>
              <w:right w:val="nil"/>
            </w:tcBorders>
            <w:shd w:val="clear" w:color="auto" w:fill="auto"/>
            <w:vAlign w:val="center"/>
            <w:hideMark/>
          </w:tcPr>
          <w:p w14:paraId="2A9BC16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3456CB28"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0BC8F5B"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5CD45705"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591B472A"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0685EE3A"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5B10E3F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2072E3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226E73DB"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193259E3"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Widowed</w:t>
            </w:r>
          </w:p>
        </w:tc>
        <w:tc>
          <w:tcPr>
            <w:tcW w:w="1056" w:type="dxa"/>
            <w:tcBorders>
              <w:top w:val="nil"/>
              <w:left w:val="nil"/>
              <w:bottom w:val="single" w:sz="4" w:space="0" w:color="auto"/>
              <w:right w:val="nil"/>
            </w:tcBorders>
            <w:shd w:val="clear" w:color="auto" w:fill="auto"/>
            <w:vAlign w:val="center"/>
            <w:hideMark/>
          </w:tcPr>
          <w:p w14:paraId="3BAF0F7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45F206D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0FCB360"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297A6B3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586F7125"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46548EAE"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34F274D1"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47833F7"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3ACBA4F7"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025F6C55"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Divorced or separated</w:t>
            </w:r>
          </w:p>
        </w:tc>
        <w:tc>
          <w:tcPr>
            <w:tcW w:w="1056" w:type="dxa"/>
            <w:tcBorders>
              <w:top w:val="nil"/>
              <w:left w:val="nil"/>
              <w:bottom w:val="single" w:sz="4" w:space="0" w:color="auto"/>
              <w:right w:val="nil"/>
            </w:tcBorders>
            <w:shd w:val="clear" w:color="auto" w:fill="auto"/>
            <w:vAlign w:val="center"/>
            <w:hideMark/>
          </w:tcPr>
          <w:p w14:paraId="21CBAF3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1E0D2BD2"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A56DE2B"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71961160"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25259686"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2E0C55E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A47E30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2DE0752"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71629176"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318458D8"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Never married or in a union</w:t>
            </w:r>
          </w:p>
        </w:tc>
        <w:tc>
          <w:tcPr>
            <w:tcW w:w="1056" w:type="dxa"/>
            <w:tcBorders>
              <w:top w:val="nil"/>
              <w:left w:val="nil"/>
              <w:bottom w:val="single" w:sz="4" w:space="0" w:color="auto"/>
              <w:right w:val="nil"/>
            </w:tcBorders>
            <w:shd w:val="clear" w:color="auto" w:fill="auto"/>
            <w:vAlign w:val="center"/>
            <w:hideMark/>
          </w:tcPr>
          <w:p w14:paraId="3D512A6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6DD40296"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9742089"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77112545"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67CFD1D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2AB2C04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6868DE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2FF90C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7CDAE9A2"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6D735446"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7C74FDB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2F36FC5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6B7ACCB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610BD2F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1DA9CD0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162AC02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011AB71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78EED12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5D41DD3D" w14:textId="77777777" w:rsidTr="000D53C8">
        <w:trPr>
          <w:trHeight w:val="259"/>
        </w:trPr>
        <w:tc>
          <w:tcPr>
            <w:tcW w:w="6099" w:type="dxa"/>
            <w:gridSpan w:val="5"/>
            <w:tcBorders>
              <w:top w:val="single" w:sz="4" w:space="0" w:color="auto"/>
              <w:left w:val="nil"/>
              <w:bottom w:val="single" w:sz="4" w:space="0" w:color="auto"/>
              <w:right w:val="nil"/>
            </w:tcBorders>
            <w:shd w:val="clear" w:color="000000" w:fill="DBE5F1"/>
            <w:noWrap/>
            <w:vAlign w:val="center"/>
            <w:hideMark/>
          </w:tcPr>
          <w:p w14:paraId="7541EC3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Education</w:t>
            </w:r>
          </w:p>
        </w:tc>
        <w:tc>
          <w:tcPr>
            <w:tcW w:w="958" w:type="dxa"/>
            <w:tcBorders>
              <w:top w:val="single" w:sz="4" w:space="0" w:color="auto"/>
              <w:left w:val="nil"/>
              <w:bottom w:val="single" w:sz="4" w:space="0" w:color="auto"/>
              <w:right w:val="nil"/>
            </w:tcBorders>
            <w:shd w:val="clear" w:color="000000" w:fill="DBE5F1"/>
            <w:noWrap/>
            <w:vAlign w:val="center"/>
            <w:hideMark/>
          </w:tcPr>
          <w:p w14:paraId="7D0F6692"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818" w:type="dxa"/>
            <w:tcBorders>
              <w:top w:val="single" w:sz="4" w:space="0" w:color="auto"/>
              <w:left w:val="nil"/>
              <w:bottom w:val="single" w:sz="4" w:space="0" w:color="auto"/>
              <w:right w:val="nil"/>
            </w:tcBorders>
            <w:shd w:val="clear" w:color="000000" w:fill="DBE5F1"/>
            <w:noWrap/>
            <w:vAlign w:val="center"/>
            <w:hideMark/>
          </w:tcPr>
          <w:p w14:paraId="52DEED98"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4D4DB21D"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38B6F0D5"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r>
      <w:tr w:rsidR="000D53C8" w:rsidRPr="000D53C8" w14:paraId="5985C4D7"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42D16066"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No education</w:t>
            </w:r>
          </w:p>
        </w:tc>
        <w:tc>
          <w:tcPr>
            <w:tcW w:w="1056" w:type="dxa"/>
            <w:tcBorders>
              <w:top w:val="nil"/>
              <w:left w:val="nil"/>
              <w:bottom w:val="single" w:sz="4" w:space="0" w:color="auto"/>
              <w:right w:val="nil"/>
            </w:tcBorders>
            <w:shd w:val="clear" w:color="auto" w:fill="auto"/>
            <w:noWrap/>
            <w:vAlign w:val="center"/>
            <w:hideMark/>
          </w:tcPr>
          <w:p w14:paraId="756C10D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4DCE84C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06C9D357"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07BD77C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0AA9494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1B6D6B9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FC5FD5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994B8E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54B3FA85"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7BDD46F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Less than primary</w:t>
            </w:r>
          </w:p>
        </w:tc>
        <w:tc>
          <w:tcPr>
            <w:tcW w:w="1056" w:type="dxa"/>
            <w:tcBorders>
              <w:top w:val="nil"/>
              <w:left w:val="nil"/>
              <w:bottom w:val="single" w:sz="4" w:space="0" w:color="auto"/>
              <w:right w:val="nil"/>
            </w:tcBorders>
            <w:shd w:val="clear" w:color="auto" w:fill="auto"/>
            <w:noWrap/>
            <w:vAlign w:val="center"/>
            <w:hideMark/>
          </w:tcPr>
          <w:p w14:paraId="72F964C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649BEC5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4CC70C3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0B2D6E4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8ED809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7A6C4F3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2828E48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43D4C5C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29778D53"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79EA5FF"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Completed primary</w:t>
            </w:r>
          </w:p>
        </w:tc>
        <w:tc>
          <w:tcPr>
            <w:tcW w:w="1056" w:type="dxa"/>
            <w:tcBorders>
              <w:top w:val="nil"/>
              <w:left w:val="nil"/>
              <w:bottom w:val="single" w:sz="4" w:space="0" w:color="auto"/>
              <w:right w:val="nil"/>
            </w:tcBorders>
            <w:shd w:val="clear" w:color="auto" w:fill="auto"/>
            <w:noWrap/>
            <w:vAlign w:val="center"/>
            <w:hideMark/>
          </w:tcPr>
          <w:p w14:paraId="3C52EDC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5478790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2CC6FE6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691B2DA7"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52B3574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45272E8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0B31E48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4194BA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667593A0" w14:textId="77777777" w:rsidTr="000D53C8">
        <w:trPr>
          <w:trHeight w:val="259"/>
        </w:trPr>
        <w:tc>
          <w:tcPr>
            <w:tcW w:w="3812" w:type="dxa"/>
            <w:gridSpan w:val="2"/>
            <w:tcBorders>
              <w:top w:val="single" w:sz="4" w:space="0" w:color="auto"/>
              <w:left w:val="nil"/>
              <w:bottom w:val="single" w:sz="4" w:space="0" w:color="auto"/>
              <w:right w:val="nil"/>
            </w:tcBorders>
            <w:shd w:val="clear" w:color="auto" w:fill="auto"/>
            <w:noWrap/>
            <w:vAlign w:val="center"/>
            <w:hideMark/>
          </w:tcPr>
          <w:p w14:paraId="6A756C36"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Completed secondary</w:t>
            </w:r>
          </w:p>
        </w:tc>
        <w:tc>
          <w:tcPr>
            <w:tcW w:w="1058" w:type="dxa"/>
            <w:tcBorders>
              <w:top w:val="nil"/>
              <w:left w:val="nil"/>
              <w:bottom w:val="single" w:sz="4" w:space="0" w:color="auto"/>
              <w:right w:val="nil"/>
            </w:tcBorders>
            <w:shd w:val="clear" w:color="auto" w:fill="auto"/>
            <w:noWrap/>
            <w:vAlign w:val="center"/>
            <w:hideMark/>
          </w:tcPr>
          <w:p w14:paraId="35C5434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BB22D8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D89FCE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1B8B1E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458D4E9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590D041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362F59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38E1CBA9"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47AD4A2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Higher</w:t>
            </w:r>
          </w:p>
        </w:tc>
        <w:tc>
          <w:tcPr>
            <w:tcW w:w="1056" w:type="dxa"/>
            <w:tcBorders>
              <w:top w:val="nil"/>
              <w:left w:val="nil"/>
              <w:bottom w:val="single" w:sz="4" w:space="0" w:color="auto"/>
              <w:right w:val="nil"/>
            </w:tcBorders>
            <w:shd w:val="clear" w:color="auto" w:fill="auto"/>
            <w:noWrap/>
            <w:vAlign w:val="center"/>
            <w:hideMark/>
          </w:tcPr>
          <w:p w14:paraId="5E036D2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447F2B9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DB8F39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1B659B4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401FDA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7B6DD9B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0465C0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6467AC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76993CC8"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494EED48"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73F1C9A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1DD21E7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20E71BB0"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5D1DF6B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618ECB2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3E13AC7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13CC5EA0"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2256CA3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7116C63D" w14:textId="77777777" w:rsidTr="000D53C8">
        <w:trPr>
          <w:trHeight w:val="259"/>
        </w:trPr>
        <w:tc>
          <w:tcPr>
            <w:tcW w:w="2756" w:type="dxa"/>
            <w:tcBorders>
              <w:top w:val="single" w:sz="4" w:space="0" w:color="auto"/>
              <w:left w:val="nil"/>
              <w:bottom w:val="single" w:sz="4" w:space="0" w:color="auto"/>
              <w:right w:val="nil"/>
            </w:tcBorders>
            <w:shd w:val="clear" w:color="000000" w:fill="DBE5F1"/>
            <w:noWrap/>
            <w:vAlign w:val="center"/>
            <w:hideMark/>
          </w:tcPr>
          <w:p w14:paraId="6FBDAE74"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Economic </w:t>
            </w:r>
            <w:proofErr w:type="spellStart"/>
            <w:r w:rsidRPr="000D53C8">
              <w:rPr>
                <w:rFonts w:eastAsia="Times New Roman" w:cs="Calibri"/>
                <w:b/>
                <w:bCs/>
                <w:sz w:val="20"/>
                <w:szCs w:val="20"/>
              </w:rPr>
              <w:t>activity</w:t>
            </w:r>
            <w:r w:rsidRPr="000D53C8">
              <w:rPr>
                <w:rFonts w:eastAsia="Times New Roman" w:cs="Calibri"/>
                <w:b/>
                <w:bCs/>
                <w:sz w:val="20"/>
                <w:szCs w:val="20"/>
                <w:vertAlign w:val="superscript"/>
              </w:rPr>
              <w:t>d</w:t>
            </w:r>
            <w:proofErr w:type="spellEnd"/>
          </w:p>
        </w:tc>
        <w:tc>
          <w:tcPr>
            <w:tcW w:w="1056" w:type="dxa"/>
            <w:tcBorders>
              <w:top w:val="single" w:sz="4" w:space="0" w:color="auto"/>
              <w:left w:val="nil"/>
              <w:bottom w:val="single" w:sz="4" w:space="0" w:color="auto"/>
              <w:right w:val="nil"/>
            </w:tcBorders>
            <w:shd w:val="clear" w:color="000000" w:fill="DBE5F1"/>
            <w:noWrap/>
            <w:vAlign w:val="center"/>
            <w:hideMark/>
          </w:tcPr>
          <w:p w14:paraId="5ADA844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1058" w:type="dxa"/>
            <w:tcBorders>
              <w:top w:val="single" w:sz="4" w:space="0" w:color="auto"/>
              <w:left w:val="nil"/>
              <w:bottom w:val="single" w:sz="4" w:space="0" w:color="auto"/>
              <w:right w:val="nil"/>
            </w:tcBorders>
            <w:shd w:val="clear" w:color="000000" w:fill="DBE5F1"/>
            <w:noWrap/>
            <w:vAlign w:val="center"/>
            <w:hideMark/>
          </w:tcPr>
          <w:p w14:paraId="0C10DC61"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272" w:type="dxa"/>
            <w:tcBorders>
              <w:top w:val="single" w:sz="4" w:space="0" w:color="auto"/>
              <w:left w:val="nil"/>
              <w:bottom w:val="single" w:sz="4" w:space="0" w:color="auto"/>
              <w:right w:val="nil"/>
            </w:tcBorders>
            <w:shd w:val="clear" w:color="000000" w:fill="DBE5F1"/>
            <w:noWrap/>
            <w:vAlign w:val="center"/>
            <w:hideMark/>
          </w:tcPr>
          <w:p w14:paraId="7DE3272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7" w:type="dxa"/>
            <w:tcBorders>
              <w:top w:val="single" w:sz="4" w:space="0" w:color="auto"/>
              <w:left w:val="nil"/>
              <w:bottom w:val="single" w:sz="4" w:space="0" w:color="auto"/>
              <w:right w:val="nil"/>
            </w:tcBorders>
            <w:shd w:val="clear" w:color="000000" w:fill="DBE5F1"/>
            <w:noWrap/>
            <w:vAlign w:val="center"/>
            <w:hideMark/>
          </w:tcPr>
          <w:p w14:paraId="0E6168DF"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8" w:type="dxa"/>
            <w:tcBorders>
              <w:top w:val="single" w:sz="4" w:space="0" w:color="auto"/>
              <w:left w:val="nil"/>
              <w:bottom w:val="single" w:sz="4" w:space="0" w:color="auto"/>
              <w:right w:val="nil"/>
            </w:tcBorders>
            <w:shd w:val="clear" w:color="000000" w:fill="DBE5F1"/>
            <w:noWrap/>
            <w:vAlign w:val="center"/>
            <w:hideMark/>
          </w:tcPr>
          <w:p w14:paraId="4A00EFE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818" w:type="dxa"/>
            <w:tcBorders>
              <w:top w:val="single" w:sz="4" w:space="0" w:color="auto"/>
              <w:left w:val="nil"/>
              <w:bottom w:val="single" w:sz="4" w:space="0" w:color="auto"/>
              <w:right w:val="nil"/>
            </w:tcBorders>
            <w:shd w:val="clear" w:color="000000" w:fill="DBE5F1"/>
            <w:noWrap/>
            <w:vAlign w:val="center"/>
            <w:hideMark/>
          </w:tcPr>
          <w:p w14:paraId="21014ACA"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499EEC3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70D9DD96"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r>
      <w:tr w:rsidR="000D53C8" w:rsidRPr="000D53C8" w14:paraId="48B7B810"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11C01104"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lastRenderedPageBreak/>
              <w:t>Participates in some form of economic activity</w:t>
            </w:r>
          </w:p>
        </w:tc>
        <w:tc>
          <w:tcPr>
            <w:tcW w:w="1056" w:type="dxa"/>
            <w:tcBorders>
              <w:top w:val="nil"/>
              <w:left w:val="nil"/>
              <w:bottom w:val="single" w:sz="4" w:space="0" w:color="auto"/>
              <w:right w:val="nil"/>
            </w:tcBorders>
            <w:shd w:val="clear" w:color="auto" w:fill="auto"/>
            <w:noWrap/>
            <w:vAlign w:val="center"/>
            <w:hideMark/>
          </w:tcPr>
          <w:p w14:paraId="10598DD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56A40EB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ED605A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3A3E330"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14F644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3DC7E33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3863CD5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7C9EDE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7C425EFB" w14:textId="77777777" w:rsidTr="000D53C8">
        <w:trPr>
          <w:trHeight w:val="259"/>
        </w:trPr>
        <w:tc>
          <w:tcPr>
            <w:tcW w:w="4870" w:type="dxa"/>
            <w:gridSpan w:val="3"/>
            <w:tcBorders>
              <w:top w:val="single" w:sz="4" w:space="0" w:color="auto"/>
              <w:left w:val="nil"/>
              <w:bottom w:val="single" w:sz="4" w:space="0" w:color="auto"/>
              <w:right w:val="nil"/>
            </w:tcBorders>
            <w:shd w:val="clear" w:color="000000" w:fill="DBE5F1"/>
            <w:noWrap/>
            <w:vAlign w:val="center"/>
            <w:hideMark/>
          </w:tcPr>
          <w:p w14:paraId="4B1D2A29"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Participation in economic activity by </w:t>
            </w:r>
            <w:proofErr w:type="spellStart"/>
            <w:r w:rsidRPr="000D53C8">
              <w:rPr>
                <w:rFonts w:eastAsia="Times New Roman" w:cs="Calibri"/>
                <w:b/>
                <w:bCs/>
                <w:sz w:val="20"/>
                <w:szCs w:val="20"/>
              </w:rPr>
              <w:t>type</w:t>
            </w:r>
            <w:r w:rsidRPr="000D53C8">
              <w:rPr>
                <w:rFonts w:eastAsia="Times New Roman" w:cs="Calibri"/>
                <w:b/>
                <w:bCs/>
                <w:sz w:val="20"/>
                <w:szCs w:val="20"/>
                <w:vertAlign w:val="superscript"/>
              </w:rPr>
              <w:t>e</w:t>
            </w:r>
            <w:proofErr w:type="spellEnd"/>
          </w:p>
        </w:tc>
        <w:tc>
          <w:tcPr>
            <w:tcW w:w="272" w:type="dxa"/>
            <w:tcBorders>
              <w:top w:val="nil"/>
              <w:left w:val="nil"/>
              <w:bottom w:val="single" w:sz="4" w:space="0" w:color="auto"/>
              <w:right w:val="nil"/>
            </w:tcBorders>
            <w:shd w:val="clear" w:color="000000" w:fill="DBE5F1"/>
            <w:noWrap/>
            <w:vAlign w:val="center"/>
            <w:hideMark/>
          </w:tcPr>
          <w:p w14:paraId="38E73366"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7" w:type="dxa"/>
            <w:tcBorders>
              <w:top w:val="nil"/>
              <w:left w:val="nil"/>
              <w:bottom w:val="single" w:sz="4" w:space="0" w:color="auto"/>
              <w:right w:val="nil"/>
            </w:tcBorders>
            <w:shd w:val="clear" w:color="000000" w:fill="DBE5F1"/>
            <w:noWrap/>
            <w:vAlign w:val="center"/>
            <w:hideMark/>
          </w:tcPr>
          <w:p w14:paraId="18AB94F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8" w:type="dxa"/>
            <w:tcBorders>
              <w:top w:val="nil"/>
              <w:left w:val="nil"/>
              <w:bottom w:val="single" w:sz="4" w:space="0" w:color="auto"/>
              <w:right w:val="nil"/>
            </w:tcBorders>
            <w:shd w:val="clear" w:color="000000" w:fill="DBE5F1"/>
            <w:noWrap/>
            <w:vAlign w:val="center"/>
            <w:hideMark/>
          </w:tcPr>
          <w:p w14:paraId="097F8BF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818" w:type="dxa"/>
            <w:tcBorders>
              <w:top w:val="nil"/>
              <w:left w:val="nil"/>
              <w:bottom w:val="single" w:sz="4" w:space="0" w:color="auto"/>
              <w:right w:val="nil"/>
            </w:tcBorders>
            <w:shd w:val="clear" w:color="000000" w:fill="DBE5F1"/>
            <w:noWrap/>
            <w:vAlign w:val="center"/>
            <w:hideMark/>
          </w:tcPr>
          <w:p w14:paraId="7D289B2D"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38" w:type="dxa"/>
            <w:tcBorders>
              <w:top w:val="nil"/>
              <w:left w:val="nil"/>
              <w:bottom w:val="single" w:sz="4" w:space="0" w:color="auto"/>
              <w:right w:val="nil"/>
            </w:tcBorders>
            <w:shd w:val="clear" w:color="000000" w:fill="DBE5F1"/>
            <w:noWrap/>
            <w:vAlign w:val="center"/>
            <w:hideMark/>
          </w:tcPr>
          <w:p w14:paraId="19D60C81"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624" w:type="dxa"/>
            <w:tcBorders>
              <w:top w:val="nil"/>
              <w:left w:val="nil"/>
              <w:bottom w:val="single" w:sz="4" w:space="0" w:color="auto"/>
              <w:right w:val="nil"/>
            </w:tcBorders>
            <w:shd w:val="clear" w:color="000000" w:fill="DBE5F1"/>
            <w:noWrap/>
            <w:vAlign w:val="center"/>
            <w:hideMark/>
          </w:tcPr>
          <w:p w14:paraId="43AA6DC8"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r>
      <w:tr w:rsidR="000D53C8" w:rsidRPr="000D53C8" w14:paraId="0233A4A6"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942AE69"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Farm</w:t>
            </w:r>
          </w:p>
        </w:tc>
        <w:tc>
          <w:tcPr>
            <w:tcW w:w="1056" w:type="dxa"/>
            <w:tcBorders>
              <w:top w:val="nil"/>
              <w:left w:val="nil"/>
              <w:bottom w:val="single" w:sz="4" w:space="0" w:color="auto"/>
              <w:right w:val="nil"/>
            </w:tcBorders>
            <w:shd w:val="clear" w:color="auto" w:fill="auto"/>
            <w:noWrap/>
            <w:vAlign w:val="center"/>
            <w:hideMark/>
          </w:tcPr>
          <w:p w14:paraId="2E29A2E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0E5C1B1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E8815A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45B3686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0EB9353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723BA49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75255F3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5C2834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21AB248E"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24023F6"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Non-farm</w:t>
            </w:r>
          </w:p>
        </w:tc>
        <w:tc>
          <w:tcPr>
            <w:tcW w:w="1056" w:type="dxa"/>
            <w:tcBorders>
              <w:top w:val="nil"/>
              <w:left w:val="nil"/>
              <w:bottom w:val="single" w:sz="4" w:space="0" w:color="auto"/>
              <w:right w:val="nil"/>
            </w:tcBorders>
            <w:shd w:val="clear" w:color="auto" w:fill="auto"/>
            <w:noWrap/>
            <w:vAlign w:val="center"/>
            <w:hideMark/>
          </w:tcPr>
          <w:p w14:paraId="41B05BE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25C36F7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598C07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601C559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3A0C832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0D11692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6FFCF20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55DD30E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34CC2C1D"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3DA62C5C"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Wage/salaried</w:t>
            </w:r>
          </w:p>
        </w:tc>
        <w:tc>
          <w:tcPr>
            <w:tcW w:w="1056" w:type="dxa"/>
            <w:tcBorders>
              <w:top w:val="nil"/>
              <w:left w:val="nil"/>
              <w:bottom w:val="single" w:sz="4" w:space="0" w:color="auto"/>
              <w:right w:val="nil"/>
            </w:tcBorders>
            <w:shd w:val="clear" w:color="auto" w:fill="auto"/>
            <w:noWrap/>
            <w:vAlign w:val="center"/>
            <w:hideMark/>
          </w:tcPr>
          <w:p w14:paraId="2B0097E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50D0EBA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9EE863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4E9EFC0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4437D76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2D4EBCF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0B34A6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93B58D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379CCE15"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17C51F9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005AA407"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305359C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08A86B8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40321DC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5DACCE7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497A1C3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6C98B05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38B29F7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bl>
    <w:p w14:paraId="5B9E4604" w14:textId="77777777" w:rsidR="005810E2" w:rsidRDefault="005810E2" w:rsidP="005810E2">
      <w:pPr>
        <w:pStyle w:val="BodyText"/>
        <w:spacing w:after="0"/>
        <w:ind w:left="90" w:hanging="90"/>
        <w:rPr>
          <w:sz w:val="16"/>
        </w:rPr>
      </w:pPr>
      <w:commentRangeStart w:id="311"/>
      <w:r w:rsidRPr="005810E2">
        <w:rPr>
          <w:sz w:val="16"/>
        </w:rPr>
        <w:t>^ Results not statistically reliable, n&lt;30</w:t>
      </w:r>
      <w:commentRangeEnd w:id="311"/>
      <w:r w:rsidR="004E33EB">
        <w:rPr>
          <w:rStyle w:val="CommentReference"/>
        </w:rPr>
        <w:commentReference w:id="311"/>
      </w:r>
    </w:p>
    <w:p w14:paraId="4CA44EC5" w14:textId="7A6FE60C" w:rsidR="005810E2" w:rsidRPr="005810E2" w:rsidRDefault="00AC34B6" w:rsidP="005810E2">
      <w:pPr>
        <w:pStyle w:val="BodyText"/>
        <w:spacing w:after="0"/>
        <w:ind w:left="90" w:hanging="90"/>
        <w:rPr>
          <w:sz w:val="16"/>
        </w:rPr>
      </w:pPr>
      <w:r>
        <w:rPr>
          <w:sz w:val="16"/>
          <w:vertAlign w:val="superscript"/>
        </w:rPr>
        <w:t>a</w:t>
      </w:r>
      <w:r w:rsidR="005810E2" w:rsidRPr="005810E2">
        <w:rPr>
          <w:sz w:val="16"/>
        </w:rPr>
        <w:t xml:space="preserve"> Significance tests were performed to determine whether a difference exists between the baseline and endline estimates.</w:t>
      </w:r>
    </w:p>
    <w:p w14:paraId="566EA9B7" w14:textId="7B4BAE6E" w:rsidR="005810E2" w:rsidRPr="005810E2" w:rsidRDefault="00AC34B6" w:rsidP="005810E2">
      <w:pPr>
        <w:pStyle w:val="BodyText"/>
        <w:spacing w:after="0"/>
        <w:ind w:left="90" w:hanging="90"/>
        <w:rPr>
          <w:sz w:val="16"/>
        </w:rPr>
      </w:pPr>
      <w:r>
        <w:rPr>
          <w:sz w:val="16"/>
          <w:vertAlign w:val="superscript"/>
        </w:rPr>
        <w:t>b</w:t>
      </w:r>
      <w:r w:rsidR="005810E2" w:rsidRPr="005810E2">
        <w:rPr>
          <w:sz w:val="16"/>
        </w:rPr>
        <w:t xml:space="preserve"> Differences found to be statistically significant are indicated by level: * p&lt;0.05, ** p&lt;0.01, *** p&lt;0.001.</w:t>
      </w:r>
    </w:p>
    <w:p w14:paraId="57F4A715" w14:textId="1F205990" w:rsidR="00AC34B6" w:rsidRPr="005810E2" w:rsidRDefault="00AC34B6" w:rsidP="00AC34B6">
      <w:pPr>
        <w:pStyle w:val="BodyText"/>
        <w:spacing w:after="0"/>
        <w:ind w:left="90" w:hanging="90"/>
        <w:rPr>
          <w:sz w:val="16"/>
        </w:rPr>
      </w:pPr>
      <w:r>
        <w:rPr>
          <w:sz w:val="16"/>
          <w:vertAlign w:val="superscript"/>
        </w:rPr>
        <w:t>c</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6E71BCA0" w14:textId="56C4D38D"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43B6F9F5"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r w:rsidR="00A11DD1" w:rsidRPr="00A11DD1">
        <w:rPr>
          <w:sz w:val="16"/>
          <w:szCs w:val="16"/>
          <w:highlight w:val="yellow"/>
        </w:rPr>
        <w:t xml:space="preserve">endline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2" w:name="_Toc50719164"/>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12"/>
    </w:p>
    <w:tbl>
      <w:tblPr>
        <w:tblW w:w="9317" w:type="dxa"/>
        <w:tblInd w:w="108" w:type="dxa"/>
        <w:tblLook w:val="04A0" w:firstRow="1" w:lastRow="0" w:firstColumn="1" w:lastColumn="0" w:noHBand="0" w:noVBand="1"/>
      </w:tblPr>
      <w:tblGrid>
        <w:gridCol w:w="2756"/>
        <w:gridCol w:w="997"/>
        <w:gridCol w:w="998"/>
        <w:gridCol w:w="272"/>
        <w:gridCol w:w="957"/>
        <w:gridCol w:w="958"/>
        <w:gridCol w:w="817"/>
        <w:gridCol w:w="938"/>
        <w:gridCol w:w="624"/>
      </w:tblGrid>
      <w:tr w:rsidR="00D74015" w:rsidRPr="00D74015" w14:paraId="71AB7096" w14:textId="77777777" w:rsidTr="00D74015">
        <w:trPr>
          <w:trHeight w:val="259"/>
          <w:tblHeader/>
        </w:trPr>
        <w:tc>
          <w:tcPr>
            <w:tcW w:w="2756" w:type="dxa"/>
            <w:vMerge w:val="restart"/>
            <w:tcBorders>
              <w:top w:val="single" w:sz="4" w:space="0" w:color="auto"/>
              <w:left w:val="nil"/>
              <w:bottom w:val="single" w:sz="4" w:space="0" w:color="000000"/>
              <w:right w:val="nil"/>
            </w:tcBorders>
            <w:shd w:val="clear" w:color="000000" w:fill="387990"/>
            <w:noWrap/>
            <w:vAlign w:val="bottom"/>
            <w:hideMark/>
          </w:tcPr>
          <w:p w14:paraId="3C3C9A38" w14:textId="77777777" w:rsidR="00D74015" w:rsidRPr="00D74015" w:rsidRDefault="00D74015" w:rsidP="00D74015">
            <w:pPr>
              <w:widowControl/>
              <w:spacing w:line="240" w:lineRule="auto"/>
              <w:rPr>
                <w:rFonts w:eastAsia="Times New Roman" w:cs="Calibri"/>
                <w:b/>
                <w:bCs/>
                <w:color w:val="FFFFFF"/>
                <w:sz w:val="20"/>
                <w:szCs w:val="20"/>
              </w:rPr>
            </w:pPr>
            <w:r w:rsidRPr="00D74015">
              <w:rPr>
                <w:rFonts w:eastAsia="Times New Roman" w:cs="Calibri"/>
                <w:b/>
                <w:bCs/>
                <w:color w:val="FFFFFF"/>
                <w:sz w:val="20"/>
                <w:szCs w:val="20"/>
              </w:rPr>
              <w:t>Characteristic</w:t>
            </w:r>
          </w:p>
        </w:tc>
        <w:tc>
          <w:tcPr>
            <w:tcW w:w="1995" w:type="dxa"/>
            <w:gridSpan w:val="2"/>
            <w:tcBorders>
              <w:top w:val="single" w:sz="4" w:space="0" w:color="auto"/>
              <w:left w:val="nil"/>
              <w:bottom w:val="single" w:sz="4" w:space="0" w:color="FFFFFF"/>
              <w:right w:val="nil"/>
            </w:tcBorders>
            <w:shd w:val="clear" w:color="000000" w:fill="387990"/>
            <w:vAlign w:val="center"/>
            <w:hideMark/>
          </w:tcPr>
          <w:p w14:paraId="7BF526AA"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xml:space="preserve">Baseline </w:t>
            </w:r>
            <w:r w:rsidRPr="00D74015">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06D93D2D"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c>
          <w:tcPr>
            <w:tcW w:w="1915" w:type="dxa"/>
            <w:gridSpan w:val="2"/>
            <w:tcBorders>
              <w:top w:val="single" w:sz="4" w:space="0" w:color="auto"/>
              <w:left w:val="nil"/>
              <w:bottom w:val="single" w:sz="4" w:space="0" w:color="FFFFFF"/>
              <w:right w:val="nil"/>
            </w:tcBorders>
            <w:shd w:val="clear" w:color="000000" w:fill="387990"/>
            <w:vAlign w:val="center"/>
            <w:hideMark/>
          </w:tcPr>
          <w:p w14:paraId="570C8CBC"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xml:space="preserve">Endline </w:t>
            </w:r>
            <w:r w:rsidRPr="00D74015">
              <w:rPr>
                <w:rFonts w:eastAsia="Times New Roman" w:cs="Calibri"/>
                <w:b/>
                <w:bCs/>
                <w:color w:val="FFFFFF"/>
                <w:sz w:val="20"/>
                <w:szCs w:val="20"/>
              </w:rPr>
              <w:br/>
              <w:t>([Year(s)])</w:t>
            </w:r>
          </w:p>
        </w:tc>
        <w:tc>
          <w:tcPr>
            <w:tcW w:w="817" w:type="dxa"/>
            <w:tcBorders>
              <w:top w:val="single" w:sz="4" w:space="0" w:color="auto"/>
              <w:left w:val="nil"/>
              <w:bottom w:val="nil"/>
              <w:right w:val="nil"/>
            </w:tcBorders>
            <w:shd w:val="clear" w:color="000000" w:fill="387990"/>
            <w:vAlign w:val="center"/>
            <w:hideMark/>
          </w:tcPr>
          <w:p w14:paraId="177FFAA4"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c>
          <w:tcPr>
            <w:tcW w:w="938" w:type="dxa"/>
            <w:vMerge w:val="restart"/>
            <w:tcBorders>
              <w:top w:val="single" w:sz="4" w:space="0" w:color="auto"/>
              <w:left w:val="nil"/>
              <w:right w:val="nil"/>
            </w:tcBorders>
            <w:shd w:val="clear" w:color="000000" w:fill="387990"/>
            <w:vAlign w:val="center"/>
            <w:hideMark/>
          </w:tcPr>
          <w:p w14:paraId="72A3689B"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p w14:paraId="23BF2019" w14:textId="01F0E91D" w:rsidR="00D74015" w:rsidRPr="00D74015" w:rsidRDefault="00D74015" w:rsidP="00D74015">
            <w:pPr>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p-</w:t>
            </w:r>
            <w:proofErr w:type="spellStart"/>
            <w:r w:rsidRPr="00D74015">
              <w:rPr>
                <w:rFonts w:eastAsia="Times New Roman" w:cs="Calibri"/>
                <w:b/>
                <w:bCs/>
                <w:color w:val="FFFFFF"/>
                <w:sz w:val="20"/>
                <w:szCs w:val="20"/>
              </w:rPr>
              <w:t>value</w:t>
            </w:r>
            <w:r w:rsidRPr="00D74015">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center"/>
            <w:hideMark/>
          </w:tcPr>
          <w:p w14:paraId="763F3399"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r>
      <w:tr w:rsidR="00D74015" w:rsidRPr="00D74015" w14:paraId="6B263634" w14:textId="77777777" w:rsidTr="00D74015">
        <w:trPr>
          <w:trHeight w:val="259"/>
          <w:tblHeader/>
        </w:trPr>
        <w:tc>
          <w:tcPr>
            <w:tcW w:w="2756" w:type="dxa"/>
            <w:vMerge/>
            <w:tcBorders>
              <w:top w:val="single" w:sz="4" w:space="0" w:color="auto"/>
              <w:left w:val="nil"/>
              <w:bottom w:val="single" w:sz="4" w:space="0" w:color="000000"/>
              <w:right w:val="nil"/>
            </w:tcBorders>
            <w:vAlign w:val="center"/>
            <w:hideMark/>
          </w:tcPr>
          <w:p w14:paraId="590B1C02" w14:textId="77777777" w:rsidR="00D74015" w:rsidRPr="00D74015" w:rsidRDefault="00D74015" w:rsidP="00D74015">
            <w:pPr>
              <w:widowControl/>
              <w:spacing w:line="240" w:lineRule="auto"/>
              <w:rPr>
                <w:rFonts w:eastAsia="Times New Roman" w:cs="Calibri"/>
                <w:b/>
                <w:bCs/>
                <w:color w:val="FFFFFF"/>
                <w:sz w:val="20"/>
                <w:szCs w:val="20"/>
              </w:rPr>
            </w:pPr>
          </w:p>
        </w:tc>
        <w:tc>
          <w:tcPr>
            <w:tcW w:w="997" w:type="dxa"/>
            <w:tcBorders>
              <w:top w:val="nil"/>
              <w:left w:val="nil"/>
              <w:bottom w:val="single" w:sz="4" w:space="0" w:color="auto"/>
              <w:right w:val="nil"/>
            </w:tcBorders>
            <w:shd w:val="clear" w:color="000000" w:fill="387990"/>
            <w:vAlign w:val="bottom"/>
            <w:hideMark/>
          </w:tcPr>
          <w:p w14:paraId="1A3E59C3"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w:t>
            </w:r>
          </w:p>
        </w:tc>
        <w:tc>
          <w:tcPr>
            <w:tcW w:w="998" w:type="dxa"/>
            <w:tcBorders>
              <w:top w:val="nil"/>
              <w:left w:val="nil"/>
              <w:bottom w:val="single" w:sz="4" w:space="0" w:color="auto"/>
              <w:right w:val="nil"/>
            </w:tcBorders>
            <w:shd w:val="clear" w:color="000000" w:fill="387990"/>
            <w:vAlign w:val="bottom"/>
            <w:hideMark/>
          </w:tcPr>
          <w:p w14:paraId="650649EE"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3D4F233A"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c>
          <w:tcPr>
            <w:tcW w:w="957" w:type="dxa"/>
            <w:tcBorders>
              <w:top w:val="nil"/>
              <w:left w:val="nil"/>
              <w:bottom w:val="single" w:sz="4" w:space="0" w:color="auto"/>
              <w:right w:val="nil"/>
            </w:tcBorders>
            <w:shd w:val="clear" w:color="000000" w:fill="387990"/>
            <w:vAlign w:val="bottom"/>
            <w:hideMark/>
          </w:tcPr>
          <w:p w14:paraId="200733E6"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w:t>
            </w:r>
          </w:p>
        </w:tc>
        <w:tc>
          <w:tcPr>
            <w:tcW w:w="958" w:type="dxa"/>
            <w:tcBorders>
              <w:top w:val="nil"/>
              <w:left w:val="nil"/>
              <w:bottom w:val="single" w:sz="4" w:space="0" w:color="auto"/>
              <w:right w:val="nil"/>
            </w:tcBorders>
            <w:shd w:val="clear" w:color="000000" w:fill="387990"/>
            <w:vAlign w:val="bottom"/>
            <w:hideMark/>
          </w:tcPr>
          <w:p w14:paraId="4F5ED180"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95% CI</w:t>
            </w:r>
          </w:p>
        </w:tc>
        <w:tc>
          <w:tcPr>
            <w:tcW w:w="817" w:type="dxa"/>
            <w:tcBorders>
              <w:top w:val="nil"/>
              <w:left w:val="nil"/>
              <w:bottom w:val="single" w:sz="4" w:space="0" w:color="auto"/>
              <w:right w:val="nil"/>
            </w:tcBorders>
            <w:shd w:val="clear" w:color="000000" w:fill="387990"/>
            <w:vAlign w:val="bottom"/>
            <w:hideMark/>
          </w:tcPr>
          <w:p w14:paraId="0397F844"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Diff.</w:t>
            </w:r>
          </w:p>
        </w:tc>
        <w:tc>
          <w:tcPr>
            <w:tcW w:w="938" w:type="dxa"/>
            <w:vMerge/>
            <w:tcBorders>
              <w:left w:val="nil"/>
              <w:bottom w:val="single" w:sz="4" w:space="0" w:color="auto"/>
              <w:right w:val="nil"/>
            </w:tcBorders>
            <w:shd w:val="clear" w:color="000000" w:fill="387990"/>
            <w:vAlign w:val="bottom"/>
            <w:hideMark/>
          </w:tcPr>
          <w:p w14:paraId="781BF73B" w14:textId="23242D10" w:rsidR="00D74015" w:rsidRPr="00D74015" w:rsidRDefault="00D74015" w:rsidP="00D74015">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63E88AEB" w14:textId="77777777" w:rsidR="00D74015" w:rsidRPr="00D74015" w:rsidRDefault="00D74015" w:rsidP="00D74015">
            <w:pPr>
              <w:widowControl/>
              <w:spacing w:line="240" w:lineRule="auto"/>
              <w:jc w:val="center"/>
              <w:rPr>
                <w:rFonts w:eastAsia="Times New Roman" w:cs="Calibri"/>
                <w:b/>
                <w:bCs/>
                <w:color w:val="FFFFFF"/>
                <w:sz w:val="20"/>
                <w:szCs w:val="20"/>
              </w:rPr>
            </w:pPr>
            <w:proofErr w:type="spellStart"/>
            <w:r w:rsidRPr="00D74015">
              <w:rPr>
                <w:rFonts w:eastAsia="Times New Roman" w:cs="Calibri"/>
                <w:b/>
                <w:bCs/>
                <w:color w:val="FFFFFF"/>
                <w:sz w:val="20"/>
                <w:szCs w:val="20"/>
              </w:rPr>
              <w:t>Sig.</w:t>
            </w:r>
            <w:r w:rsidRPr="00D74015">
              <w:rPr>
                <w:rFonts w:eastAsia="Times New Roman" w:cs="Calibri"/>
                <w:b/>
                <w:bCs/>
                <w:color w:val="FFFFFF"/>
                <w:sz w:val="20"/>
                <w:szCs w:val="20"/>
                <w:vertAlign w:val="superscript"/>
              </w:rPr>
              <w:t>b</w:t>
            </w:r>
            <w:proofErr w:type="spellEnd"/>
          </w:p>
        </w:tc>
      </w:tr>
      <w:tr w:rsidR="00D74015" w:rsidRPr="00D74015" w14:paraId="680C51C5" w14:textId="77777777" w:rsidTr="00D74015">
        <w:trPr>
          <w:trHeight w:val="259"/>
        </w:trPr>
        <w:tc>
          <w:tcPr>
            <w:tcW w:w="2756" w:type="dxa"/>
            <w:tcBorders>
              <w:top w:val="nil"/>
              <w:left w:val="nil"/>
              <w:bottom w:val="single" w:sz="4" w:space="0" w:color="auto"/>
              <w:right w:val="nil"/>
            </w:tcBorders>
            <w:shd w:val="clear" w:color="000000" w:fill="DBE5F1"/>
            <w:noWrap/>
            <w:vAlign w:val="center"/>
            <w:hideMark/>
          </w:tcPr>
          <w:p w14:paraId="33FA6B1E"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Age</w:t>
            </w:r>
          </w:p>
        </w:tc>
        <w:tc>
          <w:tcPr>
            <w:tcW w:w="997" w:type="dxa"/>
            <w:tcBorders>
              <w:top w:val="nil"/>
              <w:left w:val="nil"/>
              <w:bottom w:val="single" w:sz="4" w:space="0" w:color="auto"/>
              <w:right w:val="nil"/>
            </w:tcBorders>
            <w:shd w:val="clear" w:color="000000" w:fill="DBE5F1"/>
            <w:noWrap/>
            <w:vAlign w:val="center"/>
            <w:hideMark/>
          </w:tcPr>
          <w:p w14:paraId="28EC2C0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000000" w:fill="DBE5F1"/>
            <w:noWrap/>
            <w:vAlign w:val="center"/>
            <w:hideMark/>
          </w:tcPr>
          <w:p w14:paraId="0762B38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000000" w:fill="DBE5F1"/>
            <w:noWrap/>
            <w:vAlign w:val="center"/>
            <w:hideMark/>
          </w:tcPr>
          <w:p w14:paraId="708D52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000000" w:fill="DBE5F1"/>
            <w:noWrap/>
            <w:vAlign w:val="center"/>
            <w:hideMark/>
          </w:tcPr>
          <w:p w14:paraId="789C1AA8"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000000" w:fill="DBE5F1"/>
            <w:noWrap/>
            <w:vAlign w:val="center"/>
            <w:hideMark/>
          </w:tcPr>
          <w:p w14:paraId="17B79D7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000000" w:fill="DBE5F1"/>
            <w:noWrap/>
            <w:vAlign w:val="center"/>
            <w:hideMark/>
          </w:tcPr>
          <w:p w14:paraId="7A1F95A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000000" w:fill="DBE5F1"/>
            <w:noWrap/>
            <w:vAlign w:val="center"/>
            <w:hideMark/>
          </w:tcPr>
          <w:p w14:paraId="28BCD17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000000" w:fill="DBE5F1"/>
            <w:noWrap/>
            <w:vAlign w:val="center"/>
            <w:hideMark/>
          </w:tcPr>
          <w:p w14:paraId="6EBD1CF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DA92CF1"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3BA9D51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18-24</w:t>
            </w:r>
          </w:p>
        </w:tc>
        <w:tc>
          <w:tcPr>
            <w:tcW w:w="997" w:type="dxa"/>
            <w:tcBorders>
              <w:top w:val="nil"/>
              <w:left w:val="nil"/>
              <w:bottom w:val="single" w:sz="4" w:space="0" w:color="auto"/>
              <w:right w:val="nil"/>
            </w:tcBorders>
            <w:shd w:val="clear" w:color="auto" w:fill="auto"/>
            <w:noWrap/>
            <w:vAlign w:val="center"/>
            <w:hideMark/>
          </w:tcPr>
          <w:p w14:paraId="7D60F47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0B8ECDDA"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007BD13B"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29167E48"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EF74C5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5037EC06"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0C667880"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5229839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3D27C256"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7E2DD62A"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25-29</w:t>
            </w:r>
          </w:p>
        </w:tc>
        <w:tc>
          <w:tcPr>
            <w:tcW w:w="997" w:type="dxa"/>
            <w:tcBorders>
              <w:top w:val="nil"/>
              <w:left w:val="nil"/>
              <w:bottom w:val="single" w:sz="4" w:space="0" w:color="auto"/>
              <w:right w:val="nil"/>
            </w:tcBorders>
            <w:shd w:val="clear" w:color="auto" w:fill="auto"/>
            <w:noWrap/>
            <w:vAlign w:val="center"/>
            <w:hideMark/>
          </w:tcPr>
          <w:p w14:paraId="3F7E0770"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60F0290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7862ED7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063D256F"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72D1CB2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756B30A4"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C35FA7E"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2DD7717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4607B2C0"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39571F41"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30-39</w:t>
            </w:r>
          </w:p>
        </w:tc>
        <w:tc>
          <w:tcPr>
            <w:tcW w:w="997" w:type="dxa"/>
            <w:tcBorders>
              <w:top w:val="nil"/>
              <w:left w:val="nil"/>
              <w:bottom w:val="single" w:sz="4" w:space="0" w:color="auto"/>
              <w:right w:val="nil"/>
            </w:tcBorders>
            <w:shd w:val="clear" w:color="auto" w:fill="auto"/>
            <w:noWrap/>
            <w:vAlign w:val="center"/>
            <w:hideMark/>
          </w:tcPr>
          <w:p w14:paraId="5E56DB6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452CC422"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616D168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3106328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5CC4332"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183AC82F"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21E5F9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0245ACE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6A217EE6"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30614180"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40-49</w:t>
            </w:r>
          </w:p>
        </w:tc>
        <w:tc>
          <w:tcPr>
            <w:tcW w:w="997" w:type="dxa"/>
            <w:tcBorders>
              <w:top w:val="nil"/>
              <w:left w:val="nil"/>
              <w:bottom w:val="single" w:sz="4" w:space="0" w:color="auto"/>
              <w:right w:val="nil"/>
            </w:tcBorders>
            <w:shd w:val="clear" w:color="auto" w:fill="auto"/>
            <w:noWrap/>
            <w:vAlign w:val="center"/>
            <w:hideMark/>
          </w:tcPr>
          <w:p w14:paraId="1E1A9C80"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7DF29B8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5F45CA1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1366767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CDAE60E"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54B87D7A"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44B29BB8"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130CB8F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110A913A"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220E3837"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50-59</w:t>
            </w:r>
          </w:p>
        </w:tc>
        <w:tc>
          <w:tcPr>
            <w:tcW w:w="997" w:type="dxa"/>
            <w:tcBorders>
              <w:top w:val="nil"/>
              <w:left w:val="nil"/>
              <w:bottom w:val="single" w:sz="4" w:space="0" w:color="auto"/>
              <w:right w:val="nil"/>
            </w:tcBorders>
            <w:shd w:val="clear" w:color="auto" w:fill="auto"/>
            <w:noWrap/>
            <w:vAlign w:val="center"/>
            <w:hideMark/>
          </w:tcPr>
          <w:p w14:paraId="168F56B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13FEA84A"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2B8AD16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078F86C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8324288"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2B2F24C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4AA2200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48B2DE64"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46C67C5A"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5D720AF3"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60+</w:t>
            </w:r>
          </w:p>
        </w:tc>
        <w:tc>
          <w:tcPr>
            <w:tcW w:w="997" w:type="dxa"/>
            <w:tcBorders>
              <w:top w:val="nil"/>
              <w:left w:val="nil"/>
              <w:bottom w:val="single" w:sz="4" w:space="0" w:color="auto"/>
              <w:right w:val="nil"/>
            </w:tcBorders>
            <w:shd w:val="clear" w:color="auto" w:fill="auto"/>
            <w:noWrap/>
            <w:vAlign w:val="center"/>
            <w:hideMark/>
          </w:tcPr>
          <w:p w14:paraId="7B1B04E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5698496B"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2B45619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1FBCCD6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9206DB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5C1EC18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2F3380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67B9322B"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7758D277"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479D75A4"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7EB6F27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4B80898F"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1D2A13F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724D66A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1E676EF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01195F1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4561A8E8"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4E99A4EC"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r w:rsidR="00D74015" w:rsidRPr="00D74015" w14:paraId="0588EA56" w14:textId="77777777" w:rsidTr="00D74015">
        <w:trPr>
          <w:trHeight w:val="259"/>
        </w:trPr>
        <w:tc>
          <w:tcPr>
            <w:tcW w:w="5980" w:type="dxa"/>
            <w:gridSpan w:val="5"/>
            <w:tcBorders>
              <w:top w:val="single" w:sz="4" w:space="0" w:color="auto"/>
              <w:left w:val="nil"/>
              <w:bottom w:val="single" w:sz="4" w:space="0" w:color="auto"/>
              <w:right w:val="nil"/>
            </w:tcBorders>
            <w:shd w:val="clear" w:color="000000" w:fill="DBE7F3"/>
            <w:vAlign w:val="center"/>
            <w:hideMark/>
          </w:tcPr>
          <w:p w14:paraId="258F0C2E"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Marital status</w:t>
            </w:r>
          </w:p>
        </w:tc>
        <w:tc>
          <w:tcPr>
            <w:tcW w:w="958" w:type="dxa"/>
            <w:tcBorders>
              <w:top w:val="single" w:sz="4" w:space="0" w:color="auto"/>
              <w:left w:val="nil"/>
              <w:bottom w:val="single" w:sz="4" w:space="0" w:color="auto"/>
              <w:right w:val="nil"/>
            </w:tcBorders>
            <w:shd w:val="clear" w:color="000000" w:fill="DBE7F3"/>
            <w:vAlign w:val="center"/>
            <w:hideMark/>
          </w:tcPr>
          <w:p w14:paraId="7BD2F861"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c>
          <w:tcPr>
            <w:tcW w:w="817" w:type="dxa"/>
            <w:tcBorders>
              <w:top w:val="single" w:sz="4" w:space="0" w:color="auto"/>
              <w:left w:val="nil"/>
              <w:bottom w:val="single" w:sz="4" w:space="0" w:color="auto"/>
              <w:right w:val="nil"/>
            </w:tcBorders>
            <w:shd w:val="clear" w:color="000000" w:fill="DBE7F3"/>
            <w:vAlign w:val="center"/>
            <w:hideMark/>
          </w:tcPr>
          <w:p w14:paraId="678F9FDD"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c>
          <w:tcPr>
            <w:tcW w:w="938" w:type="dxa"/>
            <w:tcBorders>
              <w:top w:val="single" w:sz="4" w:space="0" w:color="auto"/>
              <w:left w:val="nil"/>
              <w:bottom w:val="single" w:sz="4" w:space="0" w:color="auto"/>
              <w:right w:val="nil"/>
            </w:tcBorders>
            <w:shd w:val="clear" w:color="000000" w:fill="DBE7F3"/>
            <w:vAlign w:val="center"/>
            <w:hideMark/>
          </w:tcPr>
          <w:p w14:paraId="0BF4E098"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c>
          <w:tcPr>
            <w:tcW w:w="624" w:type="dxa"/>
            <w:tcBorders>
              <w:top w:val="single" w:sz="4" w:space="0" w:color="auto"/>
              <w:left w:val="nil"/>
              <w:bottom w:val="single" w:sz="4" w:space="0" w:color="auto"/>
              <w:right w:val="nil"/>
            </w:tcBorders>
            <w:shd w:val="clear" w:color="000000" w:fill="DBE7F3"/>
            <w:vAlign w:val="center"/>
            <w:hideMark/>
          </w:tcPr>
          <w:p w14:paraId="4C58CBA2"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r>
      <w:tr w:rsidR="00D74015" w:rsidRPr="00D74015" w14:paraId="5E05831E"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7092889B"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Married</w:t>
            </w:r>
          </w:p>
        </w:tc>
        <w:tc>
          <w:tcPr>
            <w:tcW w:w="997" w:type="dxa"/>
            <w:tcBorders>
              <w:top w:val="nil"/>
              <w:left w:val="nil"/>
              <w:bottom w:val="single" w:sz="4" w:space="0" w:color="auto"/>
              <w:right w:val="nil"/>
            </w:tcBorders>
            <w:shd w:val="clear" w:color="auto" w:fill="auto"/>
            <w:vAlign w:val="center"/>
            <w:hideMark/>
          </w:tcPr>
          <w:p w14:paraId="408F985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5FD35EE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AED7B78"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13A68E7A"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77B496AA"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6604E85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65538503"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22B1A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0771BB32"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14840BFD"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Living in a consensual union</w:t>
            </w:r>
          </w:p>
        </w:tc>
        <w:tc>
          <w:tcPr>
            <w:tcW w:w="997" w:type="dxa"/>
            <w:tcBorders>
              <w:top w:val="nil"/>
              <w:left w:val="nil"/>
              <w:bottom w:val="single" w:sz="4" w:space="0" w:color="auto"/>
              <w:right w:val="nil"/>
            </w:tcBorders>
            <w:shd w:val="clear" w:color="auto" w:fill="auto"/>
            <w:vAlign w:val="center"/>
            <w:hideMark/>
          </w:tcPr>
          <w:p w14:paraId="28CCA694"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4E1F420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035AEBD"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467D3D1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4D9E3AB4"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4A3EFBE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6D53D2EB"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3CF6C1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48CD5C8A"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312719AC"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Widowed</w:t>
            </w:r>
          </w:p>
        </w:tc>
        <w:tc>
          <w:tcPr>
            <w:tcW w:w="997" w:type="dxa"/>
            <w:tcBorders>
              <w:top w:val="nil"/>
              <w:left w:val="nil"/>
              <w:bottom w:val="single" w:sz="4" w:space="0" w:color="auto"/>
              <w:right w:val="nil"/>
            </w:tcBorders>
            <w:shd w:val="clear" w:color="auto" w:fill="auto"/>
            <w:vAlign w:val="center"/>
            <w:hideMark/>
          </w:tcPr>
          <w:p w14:paraId="4410B14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4F6DC9C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1E3DBF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5D79B345"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20DF4E8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31D4A9E6"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4686A503"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675305E"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7C6D4A9E"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0964048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Divorced or separated</w:t>
            </w:r>
          </w:p>
        </w:tc>
        <w:tc>
          <w:tcPr>
            <w:tcW w:w="997" w:type="dxa"/>
            <w:tcBorders>
              <w:top w:val="nil"/>
              <w:left w:val="nil"/>
              <w:bottom w:val="single" w:sz="4" w:space="0" w:color="auto"/>
              <w:right w:val="nil"/>
            </w:tcBorders>
            <w:shd w:val="clear" w:color="auto" w:fill="auto"/>
            <w:vAlign w:val="center"/>
            <w:hideMark/>
          </w:tcPr>
          <w:p w14:paraId="5D0EAC8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16FE5A38"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6D7C44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0E91988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029570DA"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3A170DB3"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1754FD8"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C84C45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5314BE7E"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07D489C3"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Never married or in a union</w:t>
            </w:r>
          </w:p>
        </w:tc>
        <w:tc>
          <w:tcPr>
            <w:tcW w:w="997" w:type="dxa"/>
            <w:tcBorders>
              <w:top w:val="nil"/>
              <w:left w:val="nil"/>
              <w:bottom w:val="single" w:sz="4" w:space="0" w:color="auto"/>
              <w:right w:val="nil"/>
            </w:tcBorders>
            <w:shd w:val="clear" w:color="auto" w:fill="auto"/>
            <w:vAlign w:val="center"/>
            <w:hideMark/>
          </w:tcPr>
          <w:p w14:paraId="7FB5A2C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76329B2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E7853B0"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392F32E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62C1531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2D9E4F0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D4ADB65"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CF845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1FADB794"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5DDCCD26"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7AB721C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5E982D4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0F0EEAF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4A58F99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526B28D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740A689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4E5A5FD0"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7C1A8002"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r w:rsidR="00D74015" w:rsidRPr="00D74015" w14:paraId="24A6055B" w14:textId="77777777" w:rsidTr="00D74015">
        <w:trPr>
          <w:trHeight w:val="259"/>
        </w:trPr>
        <w:tc>
          <w:tcPr>
            <w:tcW w:w="5980" w:type="dxa"/>
            <w:gridSpan w:val="5"/>
            <w:tcBorders>
              <w:top w:val="single" w:sz="4" w:space="0" w:color="auto"/>
              <w:left w:val="nil"/>
              <w:bottom w:val="single" w:sz="4" w:space="0" w:color="auto"/>
              <w:right w:val="nil"/>
            </w:tcBorders>
            <w:shd w:val="clear" w:color="000000" w:fill="DBE5F1"/>
            <w:noWrap/>
            <w:vAlign w:val="center"/>
            <w:hideMark/>
          </w:tcPr>
          <w:p w14:paraId="66685D23"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Education</w:t>
            </w:r>
          </w:p>
        </w:tc>
        <w:tc>
          <w:tcPr>
            <w:tcW w:w="958" w:type="dxa"/>
            <w:tcBorders>
              <w:top w:val="single" w:sz="4" w:space="0" w:color="auto"/>
              <w:left w:val="nil"/>
              <w:bottom w:val="single" w:sz="4" w:space="0" w:color="auto"/>
              <w:right w:val="nil"/>
            </w:tcBorders>
            <w:shd w:val="clear" w:color="000000" w:fill="DBE5F1"/>
            <w:noWrap/>
            <w:vAlign w:val="center"/>
            <w:hideMark/>
          </w:tcPr>
          <w:p w14:paraId="4CCA06A5"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817" w:type="dxa"/>
            <w:tcBorders>
              <w:top w:val="single" w:sz="4" w:space="0" w:color="auto"/>
              <w:left w:val="nil"/>
              <w:bottom w:val="single" w:sz="4" w:space="0" w:color="auto"/>
              <w:right w:val="nil"/>
            </w:tcBorders>
            <w:shd w:val="clear" w:color="000000" w:fill="DBE5F1"/>
            <w:noWrap/>
            <w:vAlign w:val="center"/>
            <w:hideMark/>
          </w:tcPr>
          <w:p w14:paraId="7D6DB63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74F53B3E"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7EEEA7B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r>
      <w:tr w:rsidR="00D74015" w:rsidRPr="00D74015" w14:paraId="19E882BA"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10284C1A"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No education</w:t>
            </w:r>
          </w:p>
        </w:tc>
        <w:tc>
          <w:tcPr>
            <w:tcW w:w="997" w:type="dxa"/>
            <w:tcBorders>
              <w:top w:val="nil"/>
              <w:left w:val="nil"/>
              <w:bottom w:val="single" w:sz="4" w:space="0" w:color="auto"/>
              <w:right w:val="nil"/>
            </w:tcBorders>
            <w:shd w:val="clear" w:color="auto" w:fill="auto"/>
            <w:noWrap/>
            <w:vAlign w:val="center"/>
            <w:hideMark/>
          </w:tcPr>
          <w:p w14:paraId="74FC455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0CFC971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13CEC4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942207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8E51F1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38E5D03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63712C7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07C489D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57C6F239"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07EBE4F4"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lastRenderedPageBreak/>
              <w:t>Less than primary</w:t>
            </w:r>
          </w:p>
        </w:tc>
        <w:tc>
          <w:tcPr>
            <w:tcW w:w="997" w:type="dxa"/>
            <w:tcBorders>
              <w:top w:val="nil"/>
              <w:left w:val="nil"/>
              <w:bottom w:val="single" w:sz="4" w:space="0" w:color="auto"/>
              <w:right w:val="nil"/>
            </w:tcBorders>
            <w:shd w:val="clear" w:color="auto" w:fill="auto"/>
            <w:noWrap/>
            <w:vAlign w:val="center"/>
            <w:hideMark/>
          </w:tcPr>
          <w:p w14:paraId="7FBB0DC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460C5A6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2F58D8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0142E83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7ED2F84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7E8B3FB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3F17396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901DEA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7E7D6D06"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06475AD7"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Completed primary</w:t>
            </w:r>
          </w:p>
        </w:tc>
        <w:tc>
          <w:tcPr>
            <w:tcW w:w="997" w:type="dxa"/>
            <w:tcBorders>
              <w:top w:val="nil"/>
              <w:left w:val="nil"/>
              <w:bottom w:val="single" w:sz="4" w:space="0" w:color="auto"/>
              <w:right w:val="nil"/>
            </w:tcBorders>
            <w:shd w:val="clear" w:color="auto" w:fill="auto"/>
            <w:noWrap/>
            <w:vAlign w:val="center"/>
            <w:hideMark/>
          </w:tcPr>
          <w:p w14:paraId="7A748D5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645E6AD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153685A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67B29B6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49FFC32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73EEDD7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2DB271A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1BEC44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0F40B65A" w14:textId="77777777" w:rsidTr="00D74015">
        <w:trPr>
          <w:trHeight w:val="259"/>
        </w:trPr>
        <w:tc>
          <w:tcPr>
            <w:tcW w:w="3753" w:type="dxa"/>
            <w:gridSpan w:val="2"/>
            <w:tcBorders>
              <w:top w:val="single" w:sz="4" w:space="0" w:color="auto"/>
              <w:left w:val="nil"/>
              <w:bottom w:val="single" w:sz="4" w:space="0" w:color="auto"/>
              <w:right w:val="nil"/>
            </w:tcBorders>
            <w:shd w:val="clear" w:color="auto" w:fill="auto"/>
            <w:noWrap/>
            <w:vAlign w:val="center"/>
            <w:hideMark/>
          </w:tcPr>
          <w:p w14:paraId="2CCC8215"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Completed secondary</w:t>
            </w:r>
          </w:p>
        </w:tc>
        <w:tc>
          <w:tcPr>
            <w:tcW w:w="998" w:type="dxa"/>
            <w:tcBorders>
              <w:top w:val="nil"/>
              <w:left w:val="nil"/>
              <w:bottom w:val="single" w:sz="4" w:space="0" w:color="auto"/>
              <w:right w:val="nil"/>
            </w:tcBorders>
            <w:shd w:val="clear" w:color="auto" w:fill="auto"/>
            <w:noWrap/>
            <w:vAlign w:val="center"/>
            <w:hideMark/>
          </w:tcPr>
          <w:p w14:paraId="3CA71FB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277AEC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7477F9B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39B3554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2FDAFAA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7ECFAB0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FE1A9E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567F131F"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40A058A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Higher</w:t>
            </w:r>
          </w:p>
        </w:tc>
        <w:tc>
          <w:tcPr>
            <w:tcW w:w="997" w:type="dxa"/>
            <w:tcBorders>
              <w:top w:val="nil"/>
              <w:left w:val="nil"/>
              <w:bottom w:val="single" w:sz="4" w:space="0" w:color="auto"/>
              <w:right w:val="nil"/>
            </w:tcBorders>
            <w:shd w:val="clear" w:color="auto" w:fill="auto"/>
            <w:noWrap/>
            <w:vAlign w:val="center"/>
            <w:hideMark/>
          </w:tcPr>
          <w:p w14:paraId="62762D8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6ABE521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2260FED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7E1D9C4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51013AA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3733805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DCE7BF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05778D9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55D0F10A"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640D7A7B"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7420A1F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22F16B8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22B7C15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7E80D42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2F58138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60F19B1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2FD705DD"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6708C095"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r w:rsidR="00D74015" w:rsidRPr="00D74015" w14:paraId="3BB08ECF" w14:textId="77777777" w:rsidTr="00D74015">
        <w:trPr>
          <w:trHeight w:val="259"/>
        </w:trPr>
        <w:tc>
          <w:tcPr>
            <w:tcW w:w="2756" w:type="dxa"/>
            <w:tcBorders>
              <w:top w:val="single" w:sz="4" w:space="0" w:color="auto"/>
              <w:left w:val="nil"/>
              <w:bottom w:val="single" w:sz="4" w:space="0" w:color="auto"/>
              <w:right w:val="nil"/>
            </w:tcBorders>
            <w:shd w:val="clear" w:color="000000" w:fill="DBE5F1"/>
            <w:noWrap/>
            <w:vAlign w:val="center"/>
            <w:hideMark/>
          </w:tcPr>
          <w:p w14:paraId="4BBBEF76"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Economic </w:t>
            </w:r>
            <w:proofErr w:type="spellStart"/>
            <w:r w:rsidRPr="00D74015">
              <w:rPr>
                <w:rFonts w:eastAsia="Times New Roman" w:cs="Calibri"/>
                <w:b/>
                <w:bCs/>
                <w:sz w:val="20"/>
                <w:szCs w:val="20"/>
              </w:rPr>
              <w:t>activity</w:t>
            </w:r>
            <w:r w:rsidRPr="00D74015">
              <w:rPr>
                <w:rFonts w:eastAsia="Times New Roman" w:cs="Calibri"/>
                <w:b/>
                <w:bCs/>
                <w:sz w:val="20"/>
                <w:szCs w:val="20"/>
                <w:vertAlign w:val="superscript"/>
              </w:rPr>
              <w:t>d</w:t>
            </w:r>
            <w:proofErr w:type="spellEnd"/>
          </w:p>
        </w:tc>
        <w:tc>
          <w:tcPr>
            <w:tcW w:w="997" w:type="dxa"/>
            <w:tcBorders>
              <w:top w:val="single" w:sz="4" w:space="0" w:color="auto"/>
              <w:left w:val="nil"/>
              <w:bottom w:val="single" w:sz="4" w:space="0" w:color="auto"/>
              <w:right w:val="nil"/>
            </w:tcBorders>
            <w:shd w:val="clear" w:color="000000" w:fill="DBE5F1"/>
            <w:noWrap/>
            <w:vAlign w:val="center"/>
            <w:hideMark/>
          </w:tcPr>
          <w:p w14:paraId="03DE721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98" w:type="dxa"/>
            <w:tcBorders>
              <w:top w:val="single" w:sz="4" w:space="0" w:color="auto"/>
              <w:left w:val="nil"/>
              <w:bottom w:val="single" w:sz="4" w:space="0" w:color="auto"/>
              <w:right w:val="nil"/>
            </w:tcBorders>
            <w:shd w:val="clear" w:color="000000" w:fill="DBE5F1"/>
            <w:noWrap/>
            <w:vAlign w:val="center"/>
            <w:hideMark/>
          </w:tcPr>
          <w:p w14:paraId="07CC79C3"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272" w:type="dxa"/>
            <w:tcBorders>
              <w:top w:val="single" w:sz="4" w:space="0" w:color="auto"/>
              <w:left w:val="nil"/>
              <w:bottom w:val="single" w:sz="4" w:space="0" w:color="auto"/>
              <w:right w:val="nil"/>
            </w:tcBorders>
            <w:shd w:val="clear" w:color="000000" w:fill="DBE5F1"/>
            <w:noWrap/>
            <w:vAlign w:val="center"/>
            <w:hideMark/>
          </w:tcPr>
          <w:p w14:paraId="4A67DC4C"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7" w:type="dxa"/>
            <w:tcBorders>
              <w:top w:val="single" w:sz="4" w:space="0" w:color="auto"/>
              <w:left w:val="nil"/>
              <w:bottom w:val="single" w:sz="4" w:space="0" w:color="auto"/>
              <w:right w:val="nil"/>
            </w:tcBorders>
            <w:shd w:val="clear" w:color="000000" w:fill="DBE5F1"/>
            <w:noWrap/>
            <w:vAlign w:val="center"/>
            <w:hideMark/>
          </w:tcPr>
          <w:p w14:paraId="0D7B1AC4"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8" w:type="dxa"/>
            <w:tcBorders>
              <w:top w:val="single" w:sz="4" w:space="0" w:color="auto"/>
              <w:left w:val="nil"/>
              <w:bottom w:val="single" w:sz="4" w:space="0" w:color="auto"/>
              <w:right w:val="nil"/>
            </w:tcBorders>
            <w:shd w:val="clear" w:color="000000" w:fill="DBE5F1"/>
            <w:noWrap/>
            <w:vAlign w:val="center"/>
            <w:hideMark/>
          </w:tcPr>
          <w:p w14:paraId="46BE8BCC"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817" w:type="dxa"/>
            <w:tcBorders>
              <w:top w:val="single" w:sz="4" w:space="0" w:color="auto"/>
              <w:left w:val="nil"/>
              <w:bottom w:val="single" w:sz="4" w:space="0" w:color="auto"/>
              <w:right w:val="nil"/>
            </w:tcBorders>
            <w:shd w:val="clear" w:color="000000" w:fill="DBE5F1"/>
            <w:noWrap/>
            <w:vAlign w:val="center"/>
            <w:hideMark/>
          </w:tcPr>
          <w:p w14:paraId="1705EC9A"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59527B1A"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4C498643"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r>
      <w:tr w:rsidR="00D74015" w:rsidRPr="00D74015" w14:paraId="0B89757F"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7F636633"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Participates in some form of economic activity</w:t>
            </w:r>
          </w:p>
        </w:tc>
        <w:tc>
          <w:tcPr>
            <w:tcW w:w="997" w:type="dxa"/>
            <w:tcBorders>
              <w:top w:val="nil"/>
              <w:left w:val="nil"/>
              <w:bottom w:val="single" w:sz="4" w:space="0" w:color="auto"/>
              <w:right w:val="nil"/>
            </w:tcBorders>
            <w:shd w:val="clear" w:color="auto" w:fill="auto"/>
            <w:noWrap/>
            <w:vAlign w:val="center"/>
            <w:hideMark/>
          </w:tcPr>
          <w:p w14:paraId="2354ABE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0253ED6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8C64CA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1A774EC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E16FEC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03396FF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D881B0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98201B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4B1A007" w14:textId="77777777" w:rsidTr="00D74015">
        <w:trPr>
          <w:trHeight w:val="259"/>
        </w:trPr>
        <w:tc>
          <w:tcPr>
            <w:tcW w:w="4751" w:type="dxa"/>
            <w:gridSpan w:val="3"/>
            <w:tcBorders>
              <w:top w:val="single" w:sz="4" w:space="0" w:color="auto"/>
              <w:left w:val="nil"/>
              <w:bottom w:val="single" w:sz="4" w:space="0" w:color="auto"/>
              <w:right w:val="nil"/>
            </w:tcBorders>
            <w:shd w:val="clear" w:color="000000" w:fill="DBE5F1"/>
            <w:noWrap/>
            <w:vAlign w:val="center"/>
            <w:hideMark/>
          </w:tcPr>
          <w:p w14:paraId="336D47B4"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Participation in economic activity by </w:t>
            </w:r>
            <w:proofErr w:type="spellStart"/>
            <w:r w:rsidRPr="00D74015">
              <w:rPr>
                <w:rFonts w:eastAsia="Times New Roman" w:cs="Calibri"/>
                <w:b/>
                <w:bCs/>
                <w:sz w:val="20"/>
                <w:szCs w:val="20"/>
              </w:rPr>
              <w:t>type</w:t>
            </w:r>
            <w:r w:rsidRPr="00D74015">
              <w:rPr>
                <w:rFonts w:eastAsia="Times New Roman" w:cs="Calibri"/>
                <w:b/>
                <w:bCs/>
                <w:sz w:val="20"/>
                <w:szCs w:val="20"/>
                <w:vertAlign w:val="superscript"/>
              </w:rPr>
              <w:t>e</w:t>
            </w:r>
            <w:proofErr w:type="spellEnd"/>
          </w:p>
        </w:tc>
        <w:tc>
          <w:tcPr>
            <w:tcW w:w="272" w:type="dxa"/>
            <w:tcBorders>
              <w:top w:val="nil"/>
              <w:left w:val="nil"/>
              <w:bottom w:val="single" w:sz="4" w:space="0" w:color="auto"/>
              <w:right w:val="nil"/>
            </w:tcBorders>
            <w:shd w:val="clear" w:color="000000" w:fill="DBE5F1"/>
            <w:noWrap/>
            <w:vAlign w:val="center"/>
            <w:hideMark/>
          </w:tcPr>
          <w:p w14:paraId="02649192"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7" w:type="dxa"/>
            <w:tcBorders>
              <w:top w:val="nil"/>
              <w:left w:val="nil"/>
              <w:bottom w:val="single" w:sz="4" w:space="0" w:color="auto"/>
              <w:right w:val="nil"/>
            </w:tcBorders>
            <w:shd w:val="clear" w:color="000000" w:fill="DBE5F1"/>
            <w:noWrap/>
            <w:vAlign w:val="center"/>
            <w:hideMark/>
          </w:tcPr>
          <w:p w14:paraId="673144F6"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8" w:type="dxa"/>
            <w:tcBorders>
              <w:top w:val="nil"/>
              <w:left w:val="nil"/>
              <w:bottom w:val="single" w:sz="4" w:space="0" w:color="auto"/>
              <w:right w:val="nil"/>
            </w:tcBorders>
            <w:shd w:val="clear" w:color="000000" w:fill="DBE5F1"/>
            <w:noWrap/>
            <w:vAlign w:val="center"/>
            <w:hideMark/>
          </w:tcPr>
          <w:p w14:paraId="682F70A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817" w:type="dxa"/>
            <w:tcBorders>
              <w:top w:val="nil"/>
              <w:left w:val="nil"/>
              <w:bottom w:val="single" w:sz="4" w:space="0" w:color="auto"/>
              <w:right w:val="nil"/>
            </w:tcBorders>
            <w:shd w:val="clear" w:color="000000" w:fill="DBE5F1"/>
            <w:noWrap/>
            <w:vAlign w:val="center"/>
            <w:hideMark/>
          </w:tcPr>
          <w:p w14:paraId="7F028F7C"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38" w:type="dxa"/>
            <w:tcBorders>
              <w:top w:val="nil"/>
              <w:left w:val="nil"/>
              <w:bottom w:val="single" w:sz="4" w:space="0" w:color="auto"/>
              <w:right w:val="nil"/>
            </w:tcBorders>
            <w:shd w:val="clear" w:color="000000" w:fill="DBE5F1"/>
            <w:noWrap/>
            <w:vAlign w:val="center"/>
            <w:hideMark/>
          </w:tcPr>
          <w:p w14:paraId="204784CE"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624" w:type="dxa"/>
            <w:tcBorders>
              <w:top w:val="nil"/>
              <w:left w:val="nil"/>
              <w:bottom w:val="single" w:sz="4" w:space="0" w:color="auto"/>
              <w:right w:val="nil"/>
            </w:tcBorders>
            <w:shd w:val="clear" w:color="000000" w:fill="DBE5F1"/>
            <w:noWrap/>
            <w:vAlign w:val="center"/>
            <w:hideMark/>
          </w:tcPr>
          <w:p w14:paraId="72BE96F1"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r>
      <w:tr w:rsidR="00D74015" w:rsidRPr="00D74015" w14:paraId="327A8B32"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7D54E56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Farm</w:t>
            </w:r>
          </w:p>
        </w:tc>
        <w:tc>
          <w:tcPr>
            <w:tcW w:w="997" w:type="dxa"/>
            <w:tcBorders>
              <w:top w:val="nil"/>
              <w:left w:val="nil"/>
              <w:bottom w:val="single" w:sz="4" w:space="0" w:color="auto"/>
              <w:right w:val="nil"/>
            </w:tcBorders>
            <w:shd w:val="clear" w:color="auto" w:fill="auto"/>
            <w:noWrap/>
            <w:vAlign w:val="center"/>
            <w:hideMark/>
          </w:tcPr>
          <w:p w14:paraId="3CF1E82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2764EA1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574D20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4DAA9C2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534774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68D1B29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FBD411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2A7701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66DAE5BC"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223ABFED"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Non-farm</w:t>
            </w:r>
          </w:p>
        </w:tc>
        <w:tc>
          <w:tcPr>
            <w:tcW w:w="997" w:type="dxa"/>
            <w:tcBorders>
              <w:top w:val="nil"/>
              <w:left w:val="nil"/>
              <w:bottom w:val="single" w:sz="4" w:space="0" w:color="auto"/>
              <w:right w:val="nil"/>
            </w:tcBorders>
            <w:shd w:val="clear" w:color="auto" w:fill="auto"/>
            <w:noWrap/>
            <w:vAlign w:val="center"/>
            <w:hideMark/>
          </w:tcPr>
          <w:p w14:paraId="42E1BAD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68CAB35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434EB82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3DFC1FD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0C5F3DC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3CD0A7C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2BC1132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29095A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FEA3D03"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76AC575A"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Wage/salaried</w:t>
            </w:r>
          </w:p>
        </w:tc>
        <w:tc>
          <w:tcPr>
            <w:tcW w:w="997" w:type="dxa"/>
            <w:tcBorders>
              <w:top w:val="nil"/>
              <w:left w:val="nil"/>
              <w:bottom w:val="single" w:sz="4" w:space="0" w:color="auto"/>
              <w:right w:val="nil"/>
            </w:tcBorders>
            <w:shd w:val="clear" w:color="auto" w:fill="auto"/>
            <w:noWrap/>
            <w:vAlign w:val="center"/>
            <w:hideMark/>
          </w:tcPr>
          <w:p w14:paraId="4CA013C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34238B5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2A55E7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D2627F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BD7162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757A9D1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7BE8F53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313F6A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3490D09"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7833557B"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6463552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51C5C028"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2A69B1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33C47B1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13B4100F"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7DD8C0F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7F701321"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099AD0CD"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bl>
    <w:p w14:paraId="2E78995D" w14:textId="77777777" w:rsidR="005810E2" w:rsidRDefault="005810E2" w:rsidP="005810E2">
      <w:pPr>
        <w:pStyle w:val="BodyText"/>
        <w:spacing w:after="0"/>
        <w:ind w:left="90" w:hanging="90"/>
        <w:rPr>
          <w:sz w:val="16"/>
        </w:rPr>
      </w:pPr>
      <w:commentRangeStart w:id="313"/>
      <w:r w:rsidRPr="005810E2">
        <w:rPr>
          <w:sz w:val="16"/>
        </w:rPr>
        <w:t>^ Results not statistically reliable, n&lt;30</w:t>
      </w:r>
      <w:commentRangeEnd w:id="313"/>
      <w:r w:rsidR="004E33EB">
        <w:rPr>
          <w:rStyle w:val="CommentReference"/>
        </w:rPr>
        <w:commentReference w:id="313"/>
      </w:r>
    </w:p>
    <w:p w14:paraId="19BCD8EA" w14:textId="4DFDA7E0" w:rsidR="005810E2" w:rsidRPr="005810E2" w:rsidRDefault="00D74015" w:rsidP="005810E2">
      <w:pPr>
        <w:pStyle w:val="BodyText"/>
        <w:spacing w:after="0"/>
        <w:ind w:left="90" w:hanging="90"/>
        <w:rPr>
          <w:sz w:val="16"/>
        </w:rPr>
      </w:pPr>
      <w:r>
        <w:rPr>
          <w:sz w:val="16"/>
          <w:vertAlign w:val="superscript"/>
        </w:rPr>
        <w:t>a</w:t>
      </w:r>
      <w:r w:rsidR="005810E2" w:rsidRPr="005810E2">
        <w:rPr>
          <w:sz w:val="16"/>
        </w:rPr>
        <w:t xml:space="preserve"> Significance tests were performed to determine whether a difference exists between the baseline and endline estimates.</w:t>
      </w:r>
    </w:p>
    <w:p w14:paraId="7CDA3882" w14:textId="7669E31E" w:rsidR="005810E2" w:rsidRPr="005810E2" w:rsidRDefault="00D74015" w:rsidP="005810E2">
      <w:pPr>
        <w:pStyle w:val="BodyText"/>
        <w:spacing w:after="0"/>
        <w:ind w:left="90" w:hanging="90"/>
        <w:rPr>
          <w:sz w:val="16"/>
        </w:rPr>
      </w:pPr>
      <w:r>
        <w:rPr>
          <w:sz w:val="16"/>
          <w:vertAlign w:val="superscript"/>
        </w:rPr>
        <w:t>b</w:t>
      </w:r>
      <w:r w:rsidR="005810E2" w:rsidRPr="005810E2">
        <w:rPr>
          <w:sz w:val="16"/>
        </w:rPr>
        <w:t xml:space="preserve"> Differences found to be statistically significant are indicated by level: * p&lt;0.05, ** p&lt;0.01, *** p&lt;0.001.</w:t>
      </w:r>
    </w:p>
    <w:p w14:paraId="573AEF35" w14:textId="65271434" w:rsidR="00D74015" w:rsidRPr="005810E2" w:rsidRDefault="00D74015" w:rsidP="00D74015">
      <w:pPr>
        <w:pStyle w:val="BodyText"/>
        <w:spacing w:after="0"/>
        <w:ind w:left="90" w:hanging="90"/>
        <w:rPr>
          <w:sz w:val="16"/>
        </w:rPr>
      </w:pPr>
      <w:r>
        <w:rPr>
          <w:sz w:val="16"/>
          <w:vertAlign w:val="superscript"/>
        </w:rPr>
        <w:t>c</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4C06B3BD"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4" w:name="_Hlk23545898"/>
      <w:r w:rsidR="00A11DD1">
        <w:rPr>
          <w:szCs w:val="16"/>
          <w:highlight w:val="yellow"/>
        </w:rPr>
        <w:t>endline</w:t>
      </w:r>
      <w:bookmarkEnd w:id="314"/>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5" w:name="_Toc400542610"/>
      <w:bookmarkStart w:id="316" w:name="_Toc414874497"/>
      <w:bookmarkStart w:id="317" w:name="_Toc22897196"/>
      <w:bookmarkStart w:id="318" w:name="_Toc50719304"/>
      <w:r w:rsidRPr="00173FAF">
        <w:t>3</w:t>
      </w:r>
      <w:r w:rsidR="00BC0F95" w:rsidRPr="00173FAF">
        <w:t>.</w:t>
      </w:r>
      <w:r w:rsidRPr="00173FAF">
        <w:t>2</w:t>
      </w:r>
      <w:r w:rsidR="004513E8" w:rsidRPr="00173FAF">
        <w:tab/>
      </w:r>
      <w:bookmarkEnd w:id="315"/>
      <w:bookmarkEnd w:id="316"/>
      <w:commentRangeStart w:id="319"/>
      <w:r w:rsidR="00BC0F95" w:rsidRPr="00FE1CB1">
        <w:t>Education</w:t>
      </w:r>
      <w:commentRangeEnd w:id="319"/>
      <w:r w:rsidR="00407280">
        <w:rPr>
          <w:rStyle w:val="CommentReference"/>
          <w:rFonts w:eastAsia="Arial" w:cs="Arial"/>
          <w:b w:val="0"/>
          <w:color w:val="000000"/>
        </w:rPr>
        <w:commentReference w:id="319"/>
      </w:r>
      <w:bookmarkEnd w:id="317"/>
      <w:bookmarkEnd w:id="318"/>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r w:rsidR="00571513">
        <w:t>endline</w:t>
      </w:r>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endline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0"/>
      <w:commentRangeEnd w:id="320"/>
      <w:r w:rsidR="00C855D4">
        <w:rPr>
          <w:rStyle w:val="CommentReference"/>
        </w:rPr>
        <w:commentReference w:id="320"/>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1" w:name="_Toc50719165"/>
      <w:bookmarkStart w:id="322" w:name="_Toc415131203"/>
      <w:bookmarkStart w:id="323" w:name="_Toc499553863"/>
      <w:bookmarkStart w:id="324" w:name="_Toc499554301"/>
      <w:bookmarkStart w:id="325" w:name="_Toc499554556"/>
      <w:bookmarkStart w:id="326"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1"/>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2"/>
          <w:bookmarkEnd w:id="323"/>
          <w:bookmarkEnd w:id="324"/>
          <w:bookmarkEnd w:id="325"/>
          <w:bookmarkEnd w:id="326"/>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Endline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w:t>
            </w:r>
            <w:proofErr w:type="spellStart"/>
            <w:r w:rsidRPr="008D2156">
              <w:rPr>
                <w:rFonts w:eastAsia="Times New Roman" w:cs="Calibri"/>
                <w:b/>
                <w:bCs/>
                <w:color w:val="FFFFFF"/>
                <w:sz w:val="20"/>
                <w:szCs w:val="20"/>
              </w:rPr>
              <w:t>value</w:t>
            </w:r>
            <w:r w:rsidRPr="008D2156">
              <w:rPr>
                <w:rFonts w:eastAsia="Times New Roman" w:cs="Calibri"/>
                <w:b/>
                <w:bCs/>
                <w:color w:val="FFFFFF"/>
                <w:sz w:val="20"/>
                <w:szCs w:val="20"/>
                <w:vertAlign w:val="superscript"/>
              </w:rPr>
              <w:t>a</w:t>
            </w:r>
            <w:proofErr w:type="spellEnd"/>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roofErr w:type="spellEnd"/>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43A2D">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43A2D">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43A2D">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43A2D">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43A2D">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43A2D">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43A2D">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43A2D">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43A2D">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43A2D">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43A2D">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43A2D">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43A2D">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43A2D">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43A2D">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43A2D">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7"/>
      <w:r>
        <w:t>^ Results not statistically reliable, n&lt;30</w:t>
      </w:r>
      <w:commentRangeEnd w:id="327"/>
      <w:r w:rsidR="004E33EB">
        <w:rPr>
          <w:rStyle w:val="CommentReference"/>
          <w:rFonts w:eastAsia="Arial" w:cs="Arial"/>
          <w:color w:val="000000"/>
        </w:rPr>
        <w:commentReference w:id="327"/>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6EDAC6D0" w14:textId="77777777" w:rsidR="00636189" w:rsidRDefault="00636189" w:rsidP="00636189">
      <w:pPr>
        <w:pStyle w:val="TF-TblFN"/>
        <w:spacing w:before="0"/>
      </w:pPr>
      <w:r>
        <w:t>Estimates are sample-weighted; numbers of observations are unweighted.</w:t>
      </w:r>
    </w:p>
    <w:p w14:paraId="35CCFFDC" w14:textId="1A36E801" w:rsidR="00CF77D8" w:rsidRDefault="00CF77D8" w:rsidP="00CF77D8">
      <w:pPr>
        <w:pStyle w:val="TF-TblFN"/>
        <w:spacing w:before="0"/>
      </w:pPr>
      <w:r>
        <w:t xml:space="preserve">Estimates are based on de facto </w:t>
      </w:r>
      <w:r w:rsidR="009E2845">
        <w:t>household members</w:t>
      </w:r>
      <w:r>
        <w:t>.</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Pr>
          <w:szCs w:val="16"/>
          <w:highlight w:val="yellow"/>
        </w:rPr>
        <w:t>endline</w:t>
      </w:r>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8"/>
      <w:r w:rsidRPr="00DF4DE5">
        <w:rPr>
          <w:highlight w:val="yellow"/>
        </w:rPr>
        <w:t>country-specific definition</w:t>
      </w:r>
      <w:commentRangeEnd w:id="328"/>
      <w:r w:rsidR="00636855">
        <w:rPr>
          <w:rStyle w:val="CommentReference"/>
        </w:rPr>
        <w:commentReference w:id="328"/>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29" w:name="_Toc531870949"/>
      <w:bookmarkStart w:id="330" w:name="_Toc50719166"/>
      <w:bookmarkStart w:id="331" w:name="_Toc400542612"/>
      <w:bookmarkStart w:id="332"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9"/>
      <w:bookmarkEnd w:id="330"/>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Endline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w:t>
            </w:r>
            <w:proofErr w:type="spellStart"/>
            <w:r w:rsidRPr="008D2156">
              <w:rPr>
                <w:rFonts w:eastAsia="Times New Roman" w:cs="Times New Roman"/>
                <w:b/>
                <w:bCs/>
                <w:color w:val="FFFFFF"/>
                <w:sz w:val="20"/>
                <w:szCs w:val="20"/>
              </w:rPr>
              <w:t>value</w:t>
            </w:r>
            <w:r w:rsidRPr="008D2156">
              <w:rPr>
                <w:rFonts w:eastAsia="Times New Roman" w:cs="Times New Roman"/>
                <w:b/>
                <w:bCs/>
                <w:color w:val="FFFFFF"/>
                <w:sz w:val="20"/>
                <w:szCs w:val="20"/>
                <w:vertAlign w:val="superscript"/>
              </w:rPr>
              <w:t>a</w:t>
            </w:r>
            <w:proofErr w:type="spellEnd"/>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roofErr w:type="spellEnd"/>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363BF2">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363BF2">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363BF2">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363BF2">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363BF2">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363BF2">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363BF2">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363BF2">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363BF2">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363BF2">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363BF2">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363BF2">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363BF2">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363BF2">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363BF2">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363BF2">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363BF2">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363BF2">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363BF2">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363BF2">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363BF2">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363BF2">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363BF2">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363BF2">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363BF2">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363BF2">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363BF2">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363BF2">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363BF2">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363BF2">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363BF2">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363BF2">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363BF2">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363BF2">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363BF2">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363BF2">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363BF2">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363BF2">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363BF2">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363BF2">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363BF2">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363BF2">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363BF2">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363BF2">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3"/>
      <w:r>
        <w:t>^ Results not statistically reliable, n&lt;30</w:t>
      </w:r>
      <w:commentRangeEnd w:id="333"/>
      <w:r w:rsidR="004E33EB">
        <w:rPr>
          <w:rStyle w:val="CommentReference"/>
          <w:rFonts w:eastAsia="Arial" w:cs="Arial"/>
          <w:color w:val="000000"/>
        </w:rPr>
        <w:commentReference w:id="333"/>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1D39ACBF" w14:textId="77777777" w:rsidR="0010743D" w:rsidRDefault="0010743D" w:rsidP="00CF77D8">
      <w:pPr>
        <w:pStyle w:val="TF-TblFN"/>
        <w:spacing w:before="0"/>
      </w:pPr>
      <w:r>
        <w:t>Estimates are sample-weighted; numbers of observations are unweighted.</w:t>
      </w:r>
    </w:p>
    <w:p w14:paraId="5FCFFA31" w14:textId="43BF4EAA" w:rsidR="00CF77D8" w:rsidRDefault="00CF77D8" w:rsidP="00CF77D8">
      <w:pPr>
        <w:pStyle w:val="TF-TblFN"/>
        <w:spacing w:before="0"/>
      </w:pPr>
      <w:r>
        <w:t xml:space="preserve">Estimates are based on de facto </w:t>
      </w:r>
      <w:r w:rsidR="009E2845">
        <w:t>household members</w:t>
      </w:r>
      <w:r>
        <w:t>.</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Pr>
          <w:szCs w:val="16"/>
          <w:highlight w:val="yellow"/>
        </w:rPr>
        <w:t>endline</w:t>
      </w:r>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4" w:name="_Toc531870950"/>
      <w:bookmarkStart w:id="335" w:name="_Toc50719167"/>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Endline ZOI Surveys</w:t>
      </w:r>
      <w:bookmarkEnd w:id="334"/>
      <w:bookmarkEnd w:id="335"/>
    </w:p>
    <w:tbl>
      <w:tblPr>
        <w:tblW w:w="9363" w:type="dxa"/>
        <w:tblInd w:w="108" w:type="dxa"/>
        <w:tblLayout w:type="fixed"/>
        <w:tblCellMar>
          <w:left w:w="43" w:type="dxa"/>
          <w:right w:w="43" w:type="dxa"/>
        </w:tblCellMar>
        <w:tblLook w:val="04A0" w:firstRow="1" w:lastRow="0" w:firstColumn="1" w:lastColumn="0" w:noHBand="0" w:noVBand="1"/>
      </w:tblPr>
      <w:tblGrid>
        <w:gridCol w:w="3355"/>
        <w:gridCol w:w="859"/>
        <w:gridCol w:w="1019"/>
        <w:gridCol w:w="241"/>
        <w:gridCol w:w="899"/>
        <w:gridCol w:w="991"/>
        <w:gridCol w:w="630"/>
        <w:gridCol w:w="745"/>
        <w:gridCol w:w="624"/>
      </w:tblGrid>
      <w:tr w:rsidR="00C16C2E" w:rsidRPr="00C16C2E" w14:paraId="5E947938" w14:textId="77777777" w:rsidTr="000A7C36">
        <w:trPr>
          <w:trHeight w:val="259"/>
          <w:tblHeader/>
        </w:trPr>
        <w:tc>
          <w:tcPr>
            <w:tcW w:w="3355" w:type="dxa"/>
            <w:vMerge w:val="restart"/>
            <w:tcBorders>
              <w:top w:val="single" w:sz="4" w:space="0" w:color="auto"/>
              <w:left w:val="nil"/>
              <w:bottom w:val="single" w:sz="4" w:space="0" w:color="000000"/>
              <w:right w:val="nil"/>
            </w:tcBorders>
            <w:shd w:val="clear" w:color="000000" w:fill="387990"/>
            <w:vAlign w:val="bottom"/>
            <w:hideMark/>
          </w:tcPr>
          <w:p w14:paraId="734C0BE5" w14:textId="77777777" w:rsidR="00C16C2E" w:rsidRPr="00C16C2E" w:rsidRDefault="00C16C2E" w:rsidP="00C16C2E">
            <w:pPr>
              <w:widowControl/>
              <w:spacing w:line="240" w:lineRule="auto"/>
              <w:rPr>
                <w:rFonts w:eastAsia="Times New Roman" w:cs="Calibri"/>
                <w:b/>
                <w:bCs/>
                <w:color w:val="FFFFFF"/>
                <w:sz w:val="20"/>
                <w:szCs w:val="20"/>
              </w:rPr>
            </w:pPr>
            <w:r w:rsidRPr="00C16C2E">
              <w:rPr>
                <w:rFonts w:eastAsia="Times New Roman" w:cs="Calibri"/>
                <w:b/>
                <w:bCs/>
                <w:color w:val="FFFFFF"/>
                <w:sz w:val="20"/>
                <w:szCs w:val="20"/>
              </w:rPr>
              <w:t>Sex and highest educational attainment</w:t>
            </w:r>
          </w:p>
        </w:tc>
        <w:tc>
          <w:tcPr>
            <w:tcW w:w="1878" w:type="dxa"/>
            <w:gridSpan w:val="2"/>
            <w:tcBorders>
              <w:top w:val="single" w:sz="4" w:space="0" w:color="auto"/>
              <w:left w:val="nil"/>
              <w:bottom w:val="single" w:sz="4" w:space="0" w:color="FFFFFF"/>
              <w:right w:val="nil"/>
            </w:tcBorders>
            <w:shd w:val="clear" w:color="000000" w:fill="387990"/>
            <w:vAlign w:val="center"/>
            <w:hideMark/>
          </w:tcPr>
          <w:p w14:paraId="47713E1C"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xml:space="preserve">Baseline </w:t>
            </w:r>
            <w:r w:rsidRPr="00C16C2E">
              <w:rPr>
                <w:rFonts w:eastAsia="Times New Roman" w:cs="Calibri"/>
                <w:b/>
                <w:bCs/>
                <w:color w:val="FFFFFF"/>
                <w:sz w:val="20"/>
                <w:szCs w:val="20"/>
              </w:rPr>
              <w:br/>
              <w:t>([Year(s)])</w:t>
            </w:r>
          </w:p>
        </w:tc>
        <w:tc>
          <w:tcPr>
            <w:tcW w:w="241" w:type="dxa"/>
            <w:tcBorders>
              <w:top w:val="single" w:sz="4" w:space="0" w:color="auto"/>
              <w:left w:val="nil"/>
              <w:bottom w:val="nil"/>
              <w:right w:val="nil"/>
            </w:tcBorders>
            <w:shd w:val="clear" w:color="000000" w:fill="387990"/>
            <w:vAlign w:val="center"/>
            <w:hideMark/>
          </w:tcPr>
          <w:p w14:paraId="5E68A3FE"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c>
          <w:tcPr>
            <w:tcW w:w="1890" w:type="dxa"/>
            <w:gridSpan w:val="2"/>
            <w:tcBorders>
              <w:top w:val="single" w:sz="4" w:space="0" w:color="auto"/>
              <w:left w:val="nil"/>
              <w:bottom w:val="single" w:sz="4" w:space="0" w:color="FFFFFF"/>
              <w:right w:val="nil"/>
            </w:tcBorders>
            <w:shd w:val="clear" w:color="000000" w:fill="387990"/>
            <w:vAlign w:val="center"/>
            <w:hideMark/>
          </w:tcPr>
          <w:p w14:paraId="6F682FB9"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xml:space="preserve">Endline </w:t>
            </w:r>
            <w:r w:rsidRPr="00C16C2E">
              <w:rPr>
                <w:rFonts w:eastAsia="Times New Roman" w:cs="Calibri"/>
                <w:b/>
                <w:bCs/>
                <w:color w:val="FFFFFF"/>
                <w:sz w:val="20"/>
                <w:szCs w:val="20"/>
              </w:rPr>
              <w:br/>
              <w:t>([Year(s)])</w:t>
            </w:r>
          </w:p>
        </w:tc>
        <w:tc>
          <w:tcPr>
            <w:tcW w:w="630" w:type="dxa"/>
            <w:tcBorders>
              <w:top w:val="single" w:sz="4" w:space="0" w:color="auto"/>
              <w:left w:val="nil"/>
              <w:bottom w:val="nil"/>
              <w:right w:val="nil"/>
            </w:tcBorders>
            <w:shd w:val="clear" w:color="000000" w:fill="387990"/>
            <w:vAlign w:val="center"/>
            <w:hideMark/>
          </w:tcPr>
          <w:p w14:paraId="0AFBADFE"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c>
          <w:tcPr>
            <w:tcW w:w="745" w:type="dxa"/>
            <w:vMerge w:val="restart"/>
            <w:tcBorders>
              <w:top w:val="single" w:sz="4" w:space="0" w:color="auto"/>
              <w:left w:val="nil"/>
              <w:right w:val="nil"/>
            </w:tcBorders>
            <w:shd w:val="clear" w:color="000000" w:fill="387990"/>
            <w:vAlign w:val="center"/>
            <w:hideMark/>
          </w:tcPr>
          <w:p w14:paraId="257E6951"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p w14:paraId="744E9E65" w14:textId="7D9B09FC" w:rsidR="00C16C2E" w:rsidRPr="00C16C2E" w:rsidRDefault="00C16C2E" w:rsidP="00C16C2E">
            <w:pPr>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p-</w:t>
            </w:r>
            <w:proofErr w:type="spellStart"/>
            <w:r w:rsidRPr="00C16C2E">
              <w:rPr>
                <w:rFonts w:eastAsia="Times New Roman" w:cs="Calibri"/>
                <w:b/>
                <w:bCs/>
                <w:color w:val="FFFFFF"/>
                <w:sz w:val="20"/>
                <w:szCs w:val="20"/>
              </w:rPr>
              <w:t>value</w:t>
            </w:r>
            <w:r w:rsidRPr="00C16C2E">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bottom"/>
            <w:hideMark/>
          </w:tcPr>
          <w:p w14:paraId="071F8095"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r>
      <w:tr w:rsidR="00C16C2E" w:rsidRPr="00C16C2E" w14:paraId="1E3320DE" w14:textId="77777777" w:rsidTr="000A7C36">
        <w:trPr>
          <w:trHeight w:val="259"/>
          <w:tblHeader/>
        </w:trPr>
        <w:tc>
          <w:tcPr>
            <w:tcW w:w="3355" w:type="dxa"/>
            <w:vMerge/>
            <w:tcBorders>
              <w:top w:val="single" w:sz="4" w:space="0" w:color="auto"/>
              <w:left w:val="nil"/>
              <w:bottom w:val="single" w:sz="4" w:space="0" w:color="000000"/>
              <w:right w:val="nil"/>
            </w:tcBorders>
            <w:vAlign w:val="center"/>
            <w:hideMark/>
          </w:tcPr>
          <w:p w14:paraId="00FB2FD1" w14:textId="77777777" w:rsidR="00C16C2E" w:rsidRPr="00C16C2E" w:rsidRDefault="00C16C2E" w:rsidP="00C16C2E">
            <w:pPr>
              <w:widowControl/>
              <w:spacing w:line="240" w:lineRule="auto"/>
              <w:rPr>
                <w:rFonts w:eastAsia="Times New Roman" w:cs="Calibri"/>
                <w:b/>
                <w:bCs/>
                <w:color w:val="FFFFFF"/>
                <w:sz w:val="20"/>
                <w:szCs w:val="20"/>
              </w:rPr>
            </w:pPr>
          </w:p>
        </w:tc>
        <w:tc>
          <w:tcPr>
            <w:tcW w:w="859" w:type="dxa"/>
            <w:tcBorders>
              <w:top w:val="nil"/>
              <w:left w:val="nil"/>
              <w:bottom w:val="single" w:sz="4" w:space="0" w:color="auto"/>
              <w:right w:val="nil"/>
            </w:tcBorders>
            <w:shd w:val="clear" w:color="000000" w:fill="387990"/>
            <w:vAlign w:val="bottom"/>
            <w:hideMark/>
          </w:tcPr>
          <w:p w14:paraId="3F660991"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w:t>
            </w:r>
          </w:p>
        </w:tc>
        <w:tc>
          <w:tcPr>
            <w:tcW w:w="1019" w:type="dxa"/>
            <w:tcBorders>
              <w:top w:val="nil"/>
              <w:left w:val="nil"/>
              <w:bottom w:val="single" w:sz="4" w:space="0" w:color="auto"/>
              <w:right w:val="nil"/>
            </w:tcBorders>
            <w:shd w:val="clear" w:color="000000" w:fill="387990"/>
            <w:vAlign w:val="bottom"/>
            <w:hideMark/>
          </w:tcPr>
          <w:p w14:paraId="4889D2B3"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95% CI</w:t>
            </w:r>
          </w:p>
        </w:tc>
        <w:tc>
          <w:tcPr>
            <w:tcW w:w="241" w:type="dxa"/>
            <w:tcBorders>
              <w:top w:val="nil"/>
              <w:left w:val="nil"/>
              <w:bottom w:val="single" w:sz="4" w:space="0" w:color="auto"/>
              <w:right w:val="nil"/>
            </w:tcBorders>
            <w:shd w:val="clear" w:color="000000" w:fill="387990"/>
            <w:vAlign w:val="bottom"/>
            <w:hideMark/>
          </w:tcPr>
          <w:p w14:paraId="6A64E5DB"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c>
          <w:tcPr>
            <w:tcW w:w="899" w:type="dxa"/>
            <w:tcBorders>
              <w:top w:val="nil"/>
              <w:left w:val="nil"/>
              <w:bottom w:val="single" w:sz="4" w:space="0" w:color="auto"/>
              <w:right w:val="nil"/>
            </w:tcBorders>
            <w:shd w:val="clear" w:color="000000" w:fill="387990"/>
            <w:vAlign w:val="bottom"/>
            <w:hideMark/>
          </w:tcPr>
          <w:p w14:paraId="3BD2F1AE"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w:t>
            </w:r>
          </w:p>
        </w:tc>
        <w:tc>
          <w:tcPr>
            <w:tcW w:w="991" w:type="dxa"/>
            <w:tcBorders>
              <w:top w:val="nil"/>
              <w:left w:val="nil"/>
              <w:bottom w:val="single" w:sz="4" w:space="0" w:color="auto"/>
              <w:right w:val="nil"/>
            </w:tcBorders>
            <w:shd w:val="clear" w:color="000000" w:fill="387990"/>
            <w:vAlign w:val="bottom"/>
            <w:hideMark/>
          </w:tcPr>
          <w:p w14:paraId="268E6200"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3F525FE9"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Diff.</w:t>
            </w:r>
          </w:p>
        </w:tc>
        <w:tc>
          <w:tcPr>
            <w:tcW w:w="745" w:type="dxa"/>
            <w:vMerge/>
            <w:tcBorders>
              <w:left w:val="nil"/>
              <w:bottom w:val="single" w:sz="4" w:space="0" w:color="auto"/>
              <w:right w:val="nil"/>
            </w:tcBorders>
            <w:shd w:val="clear" w:color="000000" w:fill="387990"/>
            <w:vAlign w:val="bottom"/>
            <w:hideMark/>
          </w:tcPr>
          <w:p w14:paraId="5636332D" w14:textId="23F73F45" w:rsidR="00C16C2E" w:rsidRPr="00C16C2E" w:rsidRDefault="00C16C2E" w:rsidP="00C16C2E">
            <w:pPr>
              <w:widowControl/>
              <w:spacing w:line="240" w:lineRule="auto"/>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785634C3" w14:textId="77777777" w:rsidR="00C16C2E" w:rsidRPr="00C16C2E" w:rsidRDefault="00C16C2E" w:rsidP="00C16C2E">
            <w:pPr>
              <w:widowControl/>
              <w:spacing w:line="240" w:lineRule="auto"/>
              <w:jc w:val="center"/>
              <w:rPr>
                <w:rFonts w:eastAsia="Times New Roman" w:cs="Calibri"/>
                <w:b/>
                <w:bCs/>
                <w:color w:val="FFFFFF"/>
                <w:sz w:val="20"/>
                <w:szCs w:val="20"/>
              </w:rPr>
            </w:pPr>
            <w:proofErr w:type="spellStart"/>
            <w:r w:rsidRPr="00C16C2E">
              <w:rPr>
                <w:rFonts w:eastAsia="Times New Roman" w:cs="Calibri"/>
                <w:b/>
                <w:bCs/>
                <w:color w:val="FFFFFF"/>
                <w:sz w:val="20"/>
                <w:szCs w:val="20"/>
              </w:rPr>
              <w:t>Sig.</w:t>
            </w:r>
            <w:r w:rsidRPr="00C16C2E">
              <w:rPr>
                <w:rFonts w:eastAsia="Times New Roman" w:cs="Calibri"/>
                <w:b/>
                <w:bCs/>
                <w:color w:val="FFFFFF"/>
                <w:sz w:val="20"/>
                <w:szCs w:val="20"/>
                <w:vertAlign w:val="superscript"/>
              </w:rPr>
              <w:t>b</w:t>
            </w:r>
            <w:proofErr w:type="spellEnd"/>
          </w:p>
        </w:tc>
      </w:tr>
      <w:tr w:rsidR="00C16C2E" w:rsidRPr="00C16C2E" w14:paraId="6B2571E0" w14:textId="77777777" w:rsidTr="000A7C36">
        <w:trPr>
          <w:trHeight w:val="259"/>
        </w:trPr>
        <w:tc>
          <w:tcPr>
            <w:tcW w:w="5229" w:type="dxa"/>
            <w:gridSpan w:val="3"/>
            <w:tcBorders>
              <w:top w:val="single" w:sz="4" w:space="0" w:color="auto"/>
              <w:left w:val="nil"/>
              <w:bottom w:val="single" w:sz="4" w:space="0" w:color="auto"/>
              <w:right w:val="nil"/>
            </w:tcBorders>
            <w:shd w:val="clear" w:color="000000" w:fill="DDEBF7"/>
            <w:vAlign w:val="center"/>
            <w:hideMark/>
          </w:tcPr>
          <w:p w14:paraId="2A809A39"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w:t>
            </w:r>
          </w:p>
        </w:tc>
        <w:tc>
          <w:tcPr>
            <w:tcW w:w="241" w:type="dxa"/>
            <w:tcBorders>
              <w:top w:val="nil"/>
              <w:left w:val="nil"/>
              <w:bottom w:val="single" w:sz="4" w:space="0" w:color="auto"/>
              <w:right w:val="nil"/>
            </w:tcBorders>
            <w:shd w:val="clear" w:color="000000" w:fill="DDEBF7"/>
            <w:hideMark/>
          </w:tcPr>
          <w:p w14:paraId="22A951A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000000" w:fill="DDEBF7"/>
            <w:hideMark/>
          </w:tcPr>
          <w:p w14:paraId="54AF32F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000000" w:fill="DDEBF7"/>
            <w:hideMark/>
          </w:tcPr>
          <w:p w14:paraId="6041F9E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000000" w:fill="DDEBF7"/>
            <w:hideMark/>
          </w:tcPr>
          <w:p w14:paraId="5E1CEF2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000000" w:fill="DDEBF7"/>
            <w:hideMark/>
          </w:tcPr>
          <w:p w14:paraId="170F9C0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000000" w:fill="DDEBF7"/>
            <w:hideMark/>
          </w:tcPr>
          <w:p w14:paraId="4CE0E7B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7DB6F09"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68E92E4"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No education</w:t>
            </w:r>
          </w:p>
        </w:tc>
        <w:tc>
          <w:tcPr>
            <w:tcW w:w="859" w:type="dxa"/>
            <w:tcBorders>
              <w:top w:val="nil"/>
              <w:left w:val="nil"/>
              <w:bottom w:val="single" w:sz="4" w:space="0" w:color="auto"/>
              <w:right w:val="nil"/>
            </w:tcBorders>
            <w:shd w:val="clear" w:color="auto" w:fill="auto"/>
            <w:hideMark/>
          </w:tcPr>
          <w:p w14:paraId="76A5F9A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5868AC0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29B7EE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626023E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1D4E59C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61D68FE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7F5BEA6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43D89C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529A3B9C"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483F7AA5"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Less than primary</w:t>
            </w:r>
          </w:p>
        </w:tc>
        <w:tc>
          <w:tcPr>
            <w:tcW w:w="859" w:type="dxa"/>
            <w:tcBorders>
              <w:top w:val="nil"/>
              <w:left w:val="nil"/>
              <w:bottom w:val="single" w:sz="4" w:space="0" w:color="auto"/>
              <w:right w:val="nil"/>
            </w:tcBorders>
            <w:shd w:val="clear" w:color="auto" w:fill="auto"/>
            <w:hideMark/>
          </w:tcPr>
          <w:p w14:paraId="4650E5A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28863B9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0A8CB2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685581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6491B03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423095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F2A787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B5C64F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2A3E0870"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01EDAE76"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primary</w:t>
            </w:r>
          </w:p>
        </w:tc>
        <w:tc>
          <w:tcPr>
            <w:tcW w:w="859" w:type="dxa"/>
            <w:tcBorders>
              <w:top w:val="nil"/>
              <w:left w:val="nil"/>
              <w:bottom w:val="single" w:sz="4" w:space="0" w:color="auto"/>
              <w:right w:val="nil"/>
            </w:tcBorders>
            <w:shd w:val="clear" w:color="auto" w:fill="auto"/>
            <w:hideMark/>
          </w:tcPr>
          <w:p w14:paraId="164A8FB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4578A88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0E5A78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4559664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11B6538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1AAFBE7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32B5D5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11A962C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FE72ABD"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28D67C5E"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secondary</w:t>
            </w:r>
          </w:p>
        </w:tc>
        <w:tc>
          <w:tcPr>
            <w:tcW w:w="859" w:type="dxa"/>
            <w:tcBorders>
              <w:top w:val="nil"/>
              <w:left w:val="nil"/>
              <w:bottom w:val="single" w:sz="4" w:space="0" w:color="auto"/>
              <w:right w:val="nil"/>
            </w:tcBorders>
            <w:shd w:val="clear" w:color="auto" w:fill="auto"/>
            <w:hideMark/>
          </w:tcPr>
          <w:p w14:paraId="476DE72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5E49CE8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08531E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0D8B72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4F7F2A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2725623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036890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2733238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7686AD2"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25F8B0D"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Higher</w:t>
            </w:r>
          </w:p>
        </w:tc>
        <w:tc>
          <w:tcPr>
            <w:tcW w:w="859" w:type="dxa"/>
            <w:tcBorders>
              <w:top w:val="nil"/>
              <w:left w:val="nil"/>
              <w:bottom w:val="single" w:sz="4" w:space="0" w:color="auto"/>
              <w:right w:val="nil"/>
            </w:tcBorders>
            <w:shd w:val="clear" w:color="auto" w:fill="auto"/>
            <w:hideMark/>
          </w:tcPr>
          <w:p w14:paraId="766624E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47A267B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3C71C18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3194C8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2C99A8A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1DE76E1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5276A83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2D20339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7600BE75" w14:textId="77777777" w:rsidTr="000A7C36">
        <w:trPr>
          <w:trHeight w:val="259"/>
        </w:trPr>
        <w:tc>
          <w:tcPr>
            <w:tcW w:w="3355" w:type="dxa"/>
            <w:tcBorders>
              <w:top w:val="nil"/>
              <w:left w:val="nil"/>
              <w:bottom w:val="single" w:sz="4" w:space="0" w:color="auto"/>
              <w:right w:val="nil"/>
            </w:tcBorders>
            <w:shd w:val="clear" w:color="auto" w:fill="auto"/>
            <w:vAlign w:val="center"/>
            <w:hideMark/>
          </w:tcPr>
          <w:p w14:paraId="0BD6C5E5"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 number of household members [X]+ years of age</w:t>
            </w:r>
          </w:p>
        </w:tc>
        <w:tc>
          <w:tcPr>
            <w:tcW w:w="859" w:type="dxa"/>
            <w:tcBorders>
              <w:top w:val="nil"/>
              <w:left w:val="nil"/>
              <w:bottom w:val="single" w:sz="4" w:space="0" w:color="auto"/>
              <w:right w:val="nil"/>
            </w:tcBorders>
            <w:shd w:val="clear" w:color="auto" w:fill="auto"/>
            <w:hideMark/>
          </w:tcPr>
          <w:p w14:paraId="4972A03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4D79E08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7A8A1B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B50EC8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6A8EEB5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07E6F22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41E36BB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4CA8779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7E086242" w14:textId="77777777" w:rsidTr="000A7C36">
        <w:trPr>
          <w:trHeight w:val="259"/>
        </w:trPr>
        <w:tc>
          <w:tcPr>
            <w:tcW w:w="5229" w:type="dxa"/>
            <w:gridSpan w:val="3"/>
            <w:tcBorders>
              <w:top w:val="single" w:sz="4" w:space="0" w:color="auto"/>
              <w:left w:val="nil"/>
              <w:bottom w:val="single" w:sz="4" w:space="0" w:color="auto"/>
              <w:right w:val="nil"/>
            </w:tcBorders>
            <w:shd w:val="clear" w:color="000000" w:fill="DDEBF7"/>
            <w:vAlign w:val="center"/>
            <w:hideMark/>
          </w:tcPr>
          <w:p w14:paraId="15979035"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Female</w:t>
            </w:r>
          </w:p>
        </w:tc>
        <w:tc>
          <w:tcPr>
            <w:tcW w:w="241" w:type="dxa"/>
            <w:tcBorders>
              <w:top w:val="nil"/>
              <w:left w:val="nil"/>
              <w:bottom w:val="single" w:sz="4" w:space="0" w:color="auto"/>
              <w:right w:val="nil"/>
            </w:tcBorders>
            <w:shd w:val="clear" w:color="000000" w:fill="DDEBF7"/>
            <w:hideMark/>
          </w:tcPr>
          <w:p w14:paraId="728404E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000000" w:fill="DDEBF7"/>
            <w:hideMark/>
          </w:tcPr>
          <w:p w14:paraId="4DBD5FA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000000" w:fill="DDEBF7"/>
            <w:hideMark/>
          </w:tcPr>
          <w:p w14:paraId="750C1B3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000000" w:fill="DDEBF7"/>
            <w:hideMark/>
          </w:tcPr>
          <w:p w14:paraId="6C7D86C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000000" w:fill="DDEBF7"/>
            <w:hideMark/>
          </w:tcPr>
          <w:p w14:paraId="26A8E40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000000" w:fill="DDEBF7"/>
            <w:hideMark/>
          </w:tcPr>
          <w:p w14:paraId="383FAE2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98DD1BD"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22AE6D3F"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No education</w:t>
            </w:r>
          </w:p>
        </w:tc>
        <w:tc>
          <w:tcPr>
            <w:tcW w:w="859" w:type="dxa"/>
            <w:tcBorders>
              <w:top w:val="nil"/>
              <w:left w:val="nil"/>
              <w:bottom w:val="single" w:sz="4" w:space="0" w:color="auto"/>
              <w:right w:val="nil"/>
            </w:tcBorders>
            <w:shd w:val="clear" w:color="auto" w:fill="auto"/>
            <w:hideMark/>
          </w:tcPr>
          <w:p w14:paraId="18A1D9B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1428F99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02FB3E9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B9C030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2B2E541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2B5D71B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3AE1490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FBABA6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266CD62"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00B43514"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Less than primary</w:t>
            </w:r>
          </w:p>
        </w:tc>
        <w:tc>
          <w:tcPr>
            <w:tcW w:w="859" w:type="dxa"/>
            <w:tcBorders>
              <w:top w:val="nil"/>
              <w:left w:val="nil"/>
              <w:bottom w:val="single" w:sz="4" w:space="0" w:color="auto"/>
              <w:right w:val="nil"/>
            </w:tcBorders>
            <w:shd w:val="clear" w:color="auto" w:fill="auto"/>
            <w:hideMark/>
          </w:tcPr>
          <w:p w14:paraId="1C64E59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65C84A2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FD1113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28E741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4E08CC5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294A0C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5AE853A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1DDDD5F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26F7184C"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CE20238"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primary</w:t>
            </w:r>
          </w:p>
        </w:tc>
        <w:tc>
          <w:tcPr>
            <w:tcW w:w="859" w:type="dxa"/>
            <w:tcBorders>
              <w:top w:val="nil"/>
              <w:left w:val="nil"/>
              <w:bottom w:val="single" w:sz="4" w:space="0" w:color="auto"/>
              <w:right w:val="nil"/>
            </w:tcBorders>
            <w:shd w:val="clear" w:color="auto" w:fill="auto"/>
            <w:hideMark/>
          </w:tcPr>
          <w:p w14:paraId="257BDB1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1B91A6E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3DBD9F3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E913DD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14FE6AE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7F57D4D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78C38E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96FF42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9CBFDE6"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706BED0E"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secondary</w:t>
            </w:r>
          </w:p>
        </w:tc>
        <w:tc>
          <w:tcPr>
            <w:tcW w:w="859" w:type="dxa"/>
            <w:tcBorders>
              <w:top w:val="nil"/>
              <w:left w:val="nil"/>
              <w:bottom w:val="single" w:sz="4" w:space="0" w:color="auto"/>
              <w:right w:val="nil"/>
            </w:tcBorders>
            <w:shd w:val="clear" w:color="auto" w:fill="auto"/>
            <w:hideMark/>
          </w:tcPr>
          <w:p w14:paraId="77721CE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6FCCD78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207687F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E4A70F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08DD491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2C4AC82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4BED929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741D0EC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55C59DB2"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41D816BA"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Higher</w:t>
            </w:r>
          </w:p>
        </w:tc>
        <w:tc>
          <w:tcPr>
            <w:tcW w:w="859" w:type="dxa"/>
            <w:tcBorders>
              <w:top w:val="nil"/>
              <w:left w:val="nil"/>
              <w:bottom w:val="single" w:sz="4" w:space="0" w:color="auto"/>
              <w:right w:val="nil"/>
            </w:tcBorders>
            <w:shd w:val="clear" w:color="auto" w:fill="auto"/>
            <w:hideMark/>
          </w:tcPr>
          <w:p w14:paraId="19ECC3E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2B25133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85F270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056A2A8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54EDC90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146829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490C9B4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3AE6E2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073AA9D" w14:textId="77777777" w:rsidTr="000A7C36">
        <w:trPr>
          <w:trHeight w:val="259"/>
        </w:trPr>
        <w:tc>
          <w:tcPr>
            <w:tcW w:w="3355" w:type="dxa"/>
            <w:tcBorders>
              <w:top w:val="nil"/>
              <w:left w:val="nil"/>
              <w:bottom w:val="single" w:sz="4" w:space="0" w:color="auto"/>
              <w:right w:val="nil"/>
            </w:tcBorders>
            <w:shd w:val="clear" w:color="auto" w:fill="auto"/>
            <w:vAlign w:val="center"/>
            <w:hideMark/>
          </w:tcPr>
          <w:p w14:paraId="193F9E57"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 number of female household members [X]+ years of age</w:t>
            </w:r>
          </w:p>
        </w:tc>
        <w:tc>
          <w:tcPr>
            <w:tcW w:w="859" w:type="dxa"/>
            <w:tcBorders>
              <w:top w:val="nil"/>
              <w:left w:val="nil"/>
              <w:bottom w:val="single" w:sz="4" w:space="0" w:color="auto"/>
              <w:right w:val="nil"/>
            </w:tcBorders>
            <w:shd w:val="clear" w:color="auto" w:fill="auto"/>
            <w:hideMark/>
          </w:tcPr>
          <w:p w14:paraId="38AA3FE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76635C8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CE0D94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38FBF13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4620AA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303F4E3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7A8212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580D474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416D60F" w14:textId="77777777" w:rsidTr="000A7C36">
        <w:trPr>
          <w:trHeight w:val="259"/>
        </w:trPr>
        <w:tc>
          <w:tcPr>
            <w:tcW w:w="5229" w:type="dxa"/>
            <w:gridSpan w:val="3"/>
            <w:tcBorders>
              <w:top w:val="single" w:sz="4" w:space="0" w:color="auto"/>
              <w:left w:val="nil"/>
              <w:bottom w:val="single" w:sz="4" w:space="0" w:color="auto"/>
              <w:right w:val="nil"/>
            </w:tcBorders>
            <w:shd w:val="clear" w:color="000000" w:fill="DDEBF7"/>
            <w:vAlign w:val="center"/>
            <w:hideMark/>
          </w:tcPr>
          <w:p w14:paraId="4064F146"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Male</w:t>
            </w:r>
          </w:p>
        </w:tc>
        <w:tc>
          <w:tcPr>
            <w:tcW w:w="241" w:type="dxa"/>
            <w:tcBorders>
              <w:top w:val="nil"/>
              <w:left w:val="nil"/>
              <w:bottom w:val="single" w:sz="4" w:space="0" w:color="auto"/>
              <w:right w:val="nil"/>
            </w:tcBorders>
            <w:shd w:val="clear" w:color="000000" w:fill="DDEBF7"/>
            <w:hideMark/>
          </w:tcPr>
          <w:p w14:paraId="7B88D2A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000000" w:fill="DDEBF7"/>
            <w:hideMark/>
          </w:tcPr>
          <w:p w14:paraId="4B067B2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000000" w:fill="DDEBF7"/>
            <w:hideMark/>
          </w:tcPr>
          <w:p w14:paraId="52AE83D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000000" w:fill="DDEBF7"/>
            <w:hideMark/>
          </w:tcPr>
          <w:p w14:paraId="0C03D92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000000" w:fill="DDEBF7"/>
            <w:hideMark/>
          </w:tcPr>
          <w:p w14:paraId="0AAF243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000000" w:fill="DDEBF7"/>
            <w:hideMark/>
          </w:tcPr>
          <w:p w14:paraId="7C0CDA1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29EF877"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4B1EB81E"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No education</w:t>
            </w:r>
          </w:p>
        </w:tc>
        <w:tc>
          <w:tcPr>
            <w:tcW w:w="859" w:type="dxa"/>
            <w:tcBorders>
              <w:top w:val="nil"/>
              <w:left w:val="nil"/>
              <w:bottom w:val="single" w:sz="4" w:space="0" w:color="auto"/>
              <w:right w:val="nil"/>
            </w:tcBorders>
            <w:shd w:val="clear" w:color="auto" w:fill="auto"/>
            <w:hideMark/>
          </w:tcPr>
          <w:p w14:paraId="748A395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75C7257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73F4EBC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1605BE8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756C2D4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5211882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5A23DE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3C2E988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C9A5D61"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07AEE39F"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Less than primary</w:t>
            </w:r>
          </w:p>
        </w:tc>
        <w:tc>
          <w:tcPr>
            <w:tcW w:w="859" w:type="dxa"/>
            <w:tcBorders>
              <w:top w:val="nil"/>
              <w:left w:val="nil"/>
              <w:bottom w:val="single" w:sz="4" w:space="0" w:color="auto"/>
              <w:right w:val="nil"/>
            </w:tcBorders>
            <w:shd w:val="clear" w:color="auto" w:fill="auto"/>
            <w:hideMark/>
          </w:tcPr>
          <w:p w14:paraId="5B5EFDF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6640BC5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C868C3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30BD99F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74C90C0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5FDF13D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C096BB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076E77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524336C9"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58FD1EF7"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primary</w:t>
            </w:r>
          </w:p>
        </w:tc>
        <w:tc>
          <w:tcPr>
            <w:tcW w:w="859" w:type="dxa"/>
            <w:tcBorders>
              <w:top w:val="nil"/>
              <w:left w:val="nil"/>
              <w:bottom w:val="single" w:sz="4" w:space="0" w:color="auto"/>
              <w:right w:val="nil"/>
            </w:tcBorders>
            <w:shd w:val="clear" w:color="auto" w:fill="auto"/>
            <w:hideMark/>
          </w:tcPr>
          <w:p w14:paraId="0199C39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02F089B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60DFE48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084E28F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985DC1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5F58B10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88C112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07A636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74AD111"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77999FD9"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secondary</w:t>
            </w:r>
          </w:p>
        </w:tc>
        <w:tc>
          <w:tcPr>
            <w:tcW w:w="859" w:type="dxa"/>
            <w:tcBorders>
              <w:top w:val="nil"/>
              <w:left w:val="nil"/>
              <w:bottom w:val="single" w:sz="4" w:space="0" w:color="auto"/>
              <w:right w:val="nil"/>
            </w:tcBorders>
            <w:shd w:val="clear" w:color="auto" w:fill="auto"/>
            <w:hideMark/>
          </w:tcPr>
          <w:p w14:paraId="5B96381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2CF20EA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D2865F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1DCC45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D662BD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13AD450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793D060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351D7CD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1C490CC"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C436347"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Higher</w:t>
            </w:r>
          </w:p>
        </w:tc>
        <w:tc>
          <w:tcPr>
            <w:tcW w:w="859" w:type="dxa"/>
            <w:tcBorders>
              <w:top w:val="nil"/>
              <w:left w:val="nil"/>
              <w:bottom w:val="single" w:sz="4" w:space="0" w:color="auto"/>
              <w:right w:val="nil"/>
            </w:tcBorders>
            <w:shd w:val="clear" w:color="auto" w:fill="auto"/>
            <w:hideMark/>
          </w:tcPr>
          <w:p w14:paraId="6044560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38A6714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6454F6A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A88400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480D766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784452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385DCD0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190241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095F3D47" w14:textId="77777777" w:rsidTr="000A7C36">
        <w:trPr>
          <w:trHeight w:val="259"/>
        </w:trPr>
        <w:tc>
          <w:tcPr>
            <w:tcW w:w="3355" w:type="dxa"/>
            <w:tcBorders>
              <w:top w:val="nil"/>
              <w:left w:val="nil"/>
              <w:bottom w:val="single" w:sz="4" w:space="0" w:color="auto"/>
              <w:right w:val="nil"/>
            </w:tcBorders>
            <w:shd w:val="clear" w:color="auto" w:fill="auto"/>
            <w:vAlign w:val="center"/>
            <w:hideMark/>
          </w:tcPr>
          <w:p w14:paraId="3CF395D0"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 number of male household members [X]+ years of age</w:t>
            </w:r>
          </w:p>
        </w:tc>
        <w:tc>
          <w:tcPr>
            <w:tcW w:w="859" w:type="dxa"/>
            <w:tcBorders>
              <w:top w:val="single" w:sz="4" w:space="0" w:color="auto"/>
              <w:left w:val="nil"/>
              <w:bottom w:val="single" w:sz="4" w:space="0" w:color="auto"/>
              <w:right w:val="nil"/>
            </w:tcBorders>
            <w:shd w:val="clear" w:color="auto" w:fill="auto"/>
            <w:hideMark/>
          </w:tcPr>
          <w:p w14:paraId="67C7184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single" w:sz="4" w:space="0" w:color="auto"/>
              <w:left w:val="nil"/>
              <w:bottom w:val="single" w:sz="4" w:space="0" w:color="auto"/>
              <w:right w:val="nil"/>
            </w:tcBorders>
            <w:shd w:val="clear" w:color="auto" w:fill="auto"/>
            <w:hideMark/>
          </w:tcPr>
          <w:p w14:paraId="5BFB378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single" w:sz="4" w:space="0" w:color="auto"/>
              <w:left w:val="nil"/>
              <w:bottom w:val="single" w:sz="4" w:space="0" w:color="auto"/>
              <w:right w:val="nil"/>
            </w:tcBorders>
            <w:shd w:val="clear" w:color="auto" w:fill="auto"/>
            <w:hideMark/>
          </w:tcPr>
          <w:p w14:paraId="4F8D364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single" w:sz="4" w:space="0" w:color="auto"/>
              <w:left w:val="nil"/>
              <w:bottom w:val="single" w:sz="4" w:space="0" w:color="auto"/>
              <w:right w:val="nil"/>
            </w:tcBorders>
            <w:shd w:val="clear" w:color="auto" w:fill="auto"/>
            <w:hideMark/>
          </w:tcPr>
          <w:p w14:paraId="77689A5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single" w:sz="4" w:space="0" w:color="auto"/>
              <w:left w:val="nil"/>
              <w:bottom w:val="single" w:sz="4" w:space="0" w:color="auto"/>
              <w:right w:val="nil"/>
            </w:tcBorders>
            <w:shd w:val="clear" w:color="auto" w:fill="auto"/>
            <w:hideMark/>
          </w:tcPr>
          <w:p w14:paraId="02F5ACD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single" w:sz="4" w:space="0" w:color="auto"/>
              <w:left w:val="nil"/>
              <w:bottom w:val="single" w:sz="4" w:space="0" w:color="auto"/>
              <w:right w:val="nil"/>
            </w:tcBorders>
            <w:shd w:val="clear" w:color="auto" w:fill="auto"/>
            <w:hideMark/>
          </w:tcPr>
          <w:p w14:paraId="25F44E4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single" w:sz="4" w:space="0" w:color="auto"/>
              <w:left w:val="nil"/>
              <w:bottom w:val="single" w:sz="4" w:space="0" w:color="auto"/>
              <w:right w:val="nil"/>
            </w:tcBorders>
            <w:shd w:val="clear" w:color="auto" w:fill="auto"/>
            <w:hideMark/>
          </w:tcPr>
          <w:p w14:paraId="286AFC8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single" w:sz="4" w:space="0" w:color="auto"/>
              <w:left w:val="nil"/>
              <w:bottom w:val="single" w:sz="4" w:space="0" w:color="auto"/>
              <w:right w:val="nil"/>
            </w:tcBorders>
            <w:shd w:val="clear" w:color="auto" w:fill="auto"/>
            <w:hideMark/>
          </w:tcPr>
          <w:p w14:paraId="2B6629D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bl>
    <w:p w14:paraId="1E3EE284" w14:textId="259BDE52" w:rsidR="00CF77D8" w:rsidRPr="00290F31" w:rsidRDefault="00CF77D8" w:rsidP="00CF77D8">
      <w:pPr>
        <w:pStyle w:val="BodyText"/>
        <w:spacing w:after="0"/>
        <w:rPr>
          <w:sz w:val="16"/>
          <w:szCs w:val="16"/>
        </w:rPr>
      </w:pPr>
      <w:commentRangeStart w:id="336"/>
      <w:r w:rsidRPr="00290F31">
        <w:rPr>
          <w:sz w:val="16"/>
          <w:szCs w:val="16"/>
        </w:rPr>
        <w:t>^ Results not statistically reliable, n&lt;30</w:t>
      </w:r>
      <w:commentRangeEnd w:id="336"/>
      <w:r w:rsidR="004E33EB" w:rsidRPr="00290F31">
        <w:rPr>
          <w:rStyle w:val="CommentReference"/>
        </w:rPr>
        <w:commentReference w:id="336"/>
      </w:r>
    </w:p>
    <w:p w14:paraId="2B709F6B" w14:textId="2A8AB2EC" w:rsidR="00CF77D8" w:rsidRPr="00290F31" w:rsidRDefault="00153354" w:rsidP="00CF77D8">
      <w:pPr>
        <w:pStyle w:val="BodyText"/>
        <w:spacing w:after="0"/>
        <w:rPr>
          <w:sz w:val="16"/>
          <w:szCs w:val="16"/>
        </w:rPr>
      </w:pPr>
      <w:r>
        <w:rPr>
          <w:sz w:val="16"/>
          <w:szCs w:val="16"/>
          <w:vertAlign w:val="superscript"/>
        </w:rPr>
        <w:t>a</w:t>
      </w:r>
      <w:r w:rsidR="00CF77D8" w:rsidRPr="00290F31">
        <w:rPr>
          <w:sz w:val="16"/>
          <w:szCs w:val="16"/>
        </w:rPr>
        <w:t xml:space="preserve"> Significance tests were performed to determine whether a difference exists between the baseline and endline estimates.</w:t>
      </w:r>
    </w:p>
    <w:p w14:paraId="7AEB76C8" w14:textId="3EA8AF4E" w:rsidR="00CF77D8" w:rsidRPr="00290F31" w:rsidRDefault="00153354" w:rsidP="00CF77D8">
      <w:pPr>
        <w:pStyle w:val="BodyText"/>
        <w:spacing w:after="0"/>
        <w:rPr>
          <w:sz w:val="16"/>
          <w:szCs w:val="16"/>
        </w:rPr>
      </w:pPr>
      <w:r>
        <w:rPr>
          <w:sz w:val="16"/>
          <w:szCs w:val="16"/>
          <w:vertAlign w:val="superscript"/>
        </w:rPr>
        <w:t>b</w:t>
      </w:r>
      <w:r w:rsidR="00CF77D8" w:rsidRPr="00290F31">
        <w:rPr>
          <w:sz w:val="16"/>
          <w:szCs w:val="16"/>
        </w:rPr>
        <w:t xml:space="preserve"> Differences found to be statistically significant are indicated by level: * p&lt;0.05, ** p&lt;0.01, *** p&lt;0.001.</w:t>
      </w:r>
    </w:p>
    <w:p w14:paraId="60F1CDE0" w14:textId="77777777" w:rsidR="00153354" w:rsidRDefault="00CF77D8" w:rsidP="00CF77D8">
      <w:pPr>
        <w:pStyle w:val="BodyText"/>
        <w:spacing w:after="0"/>
        <w:rPr>
          <w:sz w:val="16"/>
          <w:szCs w:val="16"/>
        </w:rPr>
      </w:pPr>
      <w:r w:rsidRPr="00290F31">
        <w:rPr>
          <w:sz w:val="16"/>
          <w:szCs w:val="16"/>
        </w:rPr>
        <w:t>Note</w:t>
      </w:r>
      <w:r w:rsidR="00153354">
        <w:rPr>
          <w:sz w:val="16"/>
          <w:szCs w:val="16"/>
        </w:rPr>
        <w:t>s</w:t>
      </w:r>
      <w:r w:rsidRPr="00290F31">
        <w:rPr>
          <w:sz w:val="16"/>
          <w:szCs w:val="16"/>
        </w:rPr>
        <w:t xml:space="preserve">: </w:t>
      </w:r>
    </w:p>
    <w:p w14:paraId="3638E279" w14:textId="377401BD" w:rsidR="00CF77D8" w:rsidRDefault="00CF77D8" w:rsidP="00CF77D8">
      <w:pPr>
        <w:pStyle w:val="BodyText"/>
        <w:spacing w:after="0"/>
        <w:rPr>
          <w:sz w:val="16"/>
          <w:szCs w:val="16"/>
        </w:rPr>
      </w:pPr>
      <w:r w:rsidRPr="00290F31">
        <w:rPr>
          <w:sz w:val="16"/>
          <w:szCs w:val="16"/>
        </w:rPr>
        <w:t>Estimates are sample-weighted; numbers of observations are unweighted.</w:t>
      </w:r>
    </w:p>
    <w:p w14:paraId="7FB74FFA" w14:textId="66768654" w:rsidR="00153354" w:rsidRPr="00290F31" w:rsidRDefault="00153354" w:rsidP="00153354">
      <w:pPr>
        <w:pStyle w:val="BodyText"/>
        <w:spacing w:after="0"/>
        <w:rPr>
          <w:sz w:val="16"/>
          <w:szCs w:val="16"/>
        </w:rPr>
      </w:pPr>
      <w:r w:rsidRPr="00290F31">
        <w:rPr>
          <w:sz w:val="16"/>
          <w:szCs w:val="16"/>
        </w:rPr>
        <w:t>Estimates include de facto household members who are [</w:t>
      </w:r>
      <w:r w:rsidRPr="00290F31">
        <w:rPr>
          <w:sz w:val="16"/>
          <w:szCs w:val="16"/>
          <w:highlight w:val="yellow"/>
        </w:rPr>
        <w:t>X</w:t>
      </w:r>
      <w:r w:rsidRPr="00054F8E">
        <w:rPr>
          <w:sz w:val="16"/>
          <w:szCs w:val="16"/>
          <w:highlight w:val="yellow"/>
        </w:rPr>
        <w:t>X</w:t>
      </w:r>
      <w:r w:rsidRPr="00290F31">
        <w:rPr>
          <w:sz w:val="16"/>
          <w:szCs w:val="16"/>
        </w:rPr>
        <w:t>] years of age or older.</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r w:rsidR="00A11DD1" w:rsidRPr="00A11DD1">
        <w:rPr>
          <w:sz w:val="16"/>
          <w:szCs w:val="16"/>
          <w:highlight w:val="yellow"/>
        </w:rPr>
        <w:t xml:space="preserve">endline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7" w:name="_Toc22897197"/>
      <w:bookmarkStart w:id="338" w:name="_Toc50719305"/>
      <w:r>
        <w:t>3.3</w:t>
      </w:r>
      <w:r>
        <w:tab/>
        <w:t>Dwelling characteristics and living c</w:t>
      </w:r>
      <w:r w:rsidRPr="00173FAF">
        <w:t>onditions</w:t>
      </w:r>
      <w:bookmarkEnd w:id="337"/>
      <w:bookmarkEnd w:id="338"/>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r>
        <w:t>endline</w:t>
      </w:r>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39" w:name="_Toc415131202"/>
      <w:bookmarkStart w:id="340" w:name="_Toc499553861"/>
      <w:bookmarkStart w:id="341" w:name="_Toc499554299"/>
      <w:bookmarkStart w:id="342" w:name="_Toc499554554"/>
      <w:bookmarkStart w:id="343" w:name="_Toc531870946"/>
      <w:bookmarkStart w:id="344" w:name="_Toc50719168"/>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Endline ZOI Surveys</w:t>
      </w:r>
      <w:bookmarkEnd w:id="339"/>
      <w:bookmarkEnd w:id="340"/>
      <w:bookmarkEnd w:id="341"/>
      <w:bookmarkEnd w:id="342"/>
      <w:bookmarkEnd w:id="343"/>
      <w:bookmarkEnd w:id="344"/>
    </w:p>
    <w:tbl>
      <w:tblPr>
        <w:tblW w:w="9409" w:type="dxa"/>
        <w:tblInd w:w="108" w:type="dxa"/>
        <w:tblLayout w:type="fixed"/>
        <w:tblLook w:val="04A0" w:firstRow="1" w:lastRow="0" w:firstColumn="1" w:lastColumn="0" w:noHBand="0" w:noVBand="1"/>
      </w:tblPr>
      <w:tblGrid>
        <w:gridCol w:w="3420"/>
        <w:gridCol w:w="900"/>
        <w:gridCol w:w="997"/>
        <w:gridCol w:w="256"/>
        <w:gridCol w:w="907"/>
        <w:gridCol w:w="874"/>
        <w:gridCol w:w="606"/>
        <w:gridCol w:w="825"/>
        <w:gridCol w:w="624"/>
      </w:tblGrid>
      <w:tr w:rsidR="00AF024D" w:rsidRPr="00AF024D" w14:paraId="5AB8E9A9" w14:textId="77777777" w:rsidTr="00AC24BA">
        <w:trPr>
          <w:trHeight w:val="259"/>
          <w:tblHeader/>
        </w:trPr>
        <w:tc>
          <w:tcPr>
            <w:tcW w:w="3420" w:type="dxa"/>
            <w:tcBorders>
              <w:top w:val="nil"/>
              <w:left w:val="nil"/>
              <w:bottom w:val="nil"/>
              <w:right w:val="nil"/>
            </w:tcBorders>
            <w:shd w:val="clear" w:color="000000" w:fill="387990"/>
            <w:noWrap/>
            <w:vAlign w:val="bottom"/>
            <w:hideMark/>
          </w:tcPr>
          <w:p w14:paraId="42C643E8" w14:textId="77777777" w:rsidR="00AF024D" w:rsidRPr="00AF024D" w:rsidRDefault="00AF024D" w:rsidP="00AF024D">
            <w:pPr>
              <w:widowControl/>
              <w:spacing w:line="240" w:lineRule="auto"/>
              <w:rPr>
                <w:rFonts w:eastAsia="Times New Roman" w:cs="Calibri"/>
                <w:b/>
                <w:bCs/>
                <w:color w:val="FFFFFF"/>
                <w:sz w:val="20"/>
                <w:szCs w:val="20"/>
              </w:rPr>
            </w:pPr>
            <w:r w:rsidRPr="00AF024D">
              <w:rPr>
                <w:rFonts w:eastAsia="Times New Roman" w:cs="Calibri"/>
                <w:b/>
                <w:bCs/>
                <w:color w:val="FFFFFF"/>
                <w:sz w:val="20"/>
                <w:szCs w:val="20"/>
              </w:rPr>
              <w:t> </w:t>
            </w:r>
          </w:p>
        </w:tc>
        <w:tc>
          <w:tcPr>
            <w:tcW w:w="1897" w:type="dxa"/>
            <w:gridSpan w:val="2"/>
            <w:tcBorders>
              <w:top w:val="single" w:sz="4" w:space="0" w:color="auto"/>
              <w:left w:val="nil"/>
              <w:bottom w:val="single" w:sz="4" w:space="0" w:color="FFFFFF"/>
              <w:right w:val="nil"/>
            </w:tcBorders>
            <w:shd w:val="clear" w:color="000000" w:fill="387990"/>
            <w:vAlign w:val="center"/>
            <w:hideMark/>
          </w:tcPr>
          <w:p w14:paraId="4B27F5CB"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xml:space="preserve">Baseline </w:t>
            </w:r>
            <w:r w:rsidRPr="00AF024D">
              <w:rPr>
                <w:rFonts w:eastAsia="Times New Roman" w:cs="Calibri"/>
                <w:b/>
                <w:bCs/>
                <w:color w:val="FFFFFF"/>
                <w:sz w:val="20"/>
                <w:szCs w:val="20"/>
              </w:rPr>
              <w:br/>
              <w:t>([Year(s)])</w:t>
            </w:r>
          </w:p>
        </w:tc>
        <w:tc>
          <w:tcPr>
            <w:tcW w:w="256" w:type="dxa"/>
            <w:tcBorders>
              <w:top w:val="single" w:sz="4" w:space="0" w:color="auto"/>
              <w:left w:val="nil"/>
              <w:bottom w:val="nil"/>
              <w:right w:val="nil"/>
            </w:tcBorders>
            <w:shd w:val="clear" w:color="000000" w:fill="387990"/>
            <w:vAlign w:val="center"/>
            <w:hideMark/>
          </w:tcPr>
          <w:p w14:paraId="570D56C5"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c>
          <w:tcPr>
            <w:tcW w:w="1781" w:type="dxa"/>
            <w:gridSpan w:val="2"/>
            <w:tcBorders>
              <w:top w:val="single" w:sz="4" w:space="0" w:color="auto"/>
              <w:left w:val="nil"/>
              <w:bottom w:val="single" w:sz="4" w:space="0" w:color="FFFFFF"/>
              <w:right w:val="nil"/>
            </w:tcBorders>
            <w:shd w:val="clear" w:color="000000" w:fill="387990"/>
            <w:vAlign w:val="center"/>
            <w:hideMark/>
          </w:tcPr>
          <w:p w14:paraId="35C69E3B"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xml:space="preserve">Endline </w:t>
            </w:r>
            <w:r w:rsidRPr="00AF024D">
              <w:rPr>
                <w:rFonts w:eastAsia="Times New Roman" w:cs="Calibri"/>
                <w:b/>
                <w:bCs/>
                <w:color w:val="FFFFFF"/>
                <w:sz w:val="20"/>
                <w:szCs w:val="20"/>
              </w:rPr>
              <w:br/>
              <w:t>([Year(s)])</w:t>
            </w:r>
          </w:p>
        </w:tc>
        <w:tc>
          <w:tcPr>
            <w:tcW w:w="606" w:type="dxa"/>
            <w:tcBorders>
              <w:top w:val="single" w:sz="4" w:space="0" w:color="auto"/>
              <w:left w:val="nil"/>
              <w:bottom w:val="nil"/>
              <w:right w:val="nil"/>
            </w:tcBorders>
            <w:shd w:val="clear" w:color="000000" w:fill="387990"/>
            <w:vAlign w:val="center"/>
            <w:hideMark/>
          </w:tcPr>
          <w:p w14:paraId="1FB10F08"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c>
          <w:tcPr>
            <w:tcW w:w="825" w:type="dxa"/>
            <w:vMerge w:val="restart"/>
            <w:tcBorders>
              <w:top w:val="single" w:sz="4" w:space="0" w:color="auto"/>
              <w:left w:val="nil"/>
              <w:right w:val="nil"/>
            </w:tcBorders>
            <w:shd w:val="clear" w:color="000000" w:fill="387990"/>
            <w:vAlign w:val="bottom"/>
            <w:hideMark/>
          </w:tcPr>
          <w:p w14:paraId="58084C3C" w14:textId="4DCD696C" w:rsidR="00AF024D" w:rsidRPr="00AF024D" w:rsidRDefault="00AF024D" w:rsidP="00AF024D">
            <w:pPr>
              <w:widowControl/>
              <w:spacing w:line="240" w:lineRule="auto"/>
              <w:jc w:val="center"/>
              <w:rPr>
                <w:rFonts w:eastAsia="Times New Roman" w:cs="Calibri"/>
                <w:b/>
                <w:bCs/>
                <w:color w:val="FFFFFF"/>
                <w:sz w:val="20"/>
                <w:szCs w:val="20"/>
              </w:rPr>
            </w:pPr>
          </w:p>
          <w:p w14:paraId="669A7853" w14:textId="51618AB7" w:rsidR="00AF024D" w:rsidRPr="00AF024D" w:rsidRDefault="00AF024D" w:rsidP="00AF024D">
            <w:pPr>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p-</w:t>
            </w:r>
            <w:proofErr w:type="spellStart"/>
            <w:r w:rsidRPr="00AF024D">
              <w:rPr>
                <w:rFonts w:eastAsia="Times New Roman" w:cs="Calibri"/>
                <w:b/>
                <w:bCs/>
                <w:color w:val="FFFFFF"/>
                <w:sz w:val="20"/>
                <w:szCs w:val="20"/>
              </w:rPr>
              <w:t>value</w:t>
            </w:r>
            <w:r w:rsidRPr="00AF024D">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center"/>
            <w:hideMark/>
          </w:tcPr>
          <w:p w14:paraId="4F0700DC"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r>
      <w:tr w:rsidR="00AF024D" w:rsidRPr="00AF024D" w14:paraId="6536A510" w14:textId="77777777" w:rsidTr="00AC24BA">
        <w:trPr>
          <w:trHeight w:val="259"/>
          <w:tblHeader/>
        </w:trPr>
        <w:tc>
          <w:tcPr>
            <w:tcW w:w="3420" w:type="dxa"/>
            <w:tcBorders>
              <w:top w:val="nil"/>
              <w:left w:val="nil"/>
              <w:bottom w:val="nil"/>
              <w:right w:val="nil"/>
            </w:tcBorders>
            <w:shd w:val="clear" w:color="000000" w:fill="387990"/>
            <w:noWrap/>
            <w:vAlign w:val="bottom"/>
            <w:hideMark/>
          </w:tcPr>
          <w:p w14:paraId="02E8EE43" w14:textId="77777777" w:rsidR="00AF024D" w:rsidRPr="00AF024D" w:rsidRDefault="00AF024D" w:rsidP="00AF024D">
            <w:pPr>
              <w:widowControl/>
              <w:spacing w:line="240" w:lineRule="auto"/>
              <w:rPr>
                <w:rFonts w:eastAsia="Times New Roman" w:cs="Calibri"/>
                <w:b/>
                <w:bCs/>
                <w:color w:val="FFFFFF"/>
                <w:sz w:val="20"/>
                <w:szCs w:val="20"/>
              </w:rPr>
            </w:pPr>
            <w:r w:rsidRPr="00AF024D">
              <w:rPr>
                <w:rFonts w:eastAsia="Times New Roman" w:cs="Calibri"/>
                <w:b/>
                <w:bCs/>
                <w:color w:val="FFFFFF"/>
                <w:sz w:val="20"/>
                <w:szCs w:val="20"/>
              </w:rPr>
              <w:t>Characteristic</w:t>
            </w:r>
          </w:p>
        </w:tc>
        <w:tc>
          <w:tcPr>
            <w:tcW w:w="900" w:type="dxa"/>
            <w:tcBorders>
              <w:top w:val="nil"/>
              <w:left w:val="nil"/>
              <w:bottom w:val="single" w:sz="4" w:space="0" w:color="auto"/>
              <w:right w:val="nil"/>
            </w:tcBorders>
            <w:shd w:val="clear" w:color="000000" w:fill="387990"/>
            <w:vAlign w:val="bottom"/>
            <w:hideMark/>
          </w:tcPr>
          <w:p w14:paraId="3D09291A"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Est.</w:t>
            </w:r>
          </w:p>
        </w:tc>
        <w:tc>
          <w:tcPr>
            <w:tcW w:w="997" w:type="dxa"/>
            <w:tcBorders>
              <w:top w:val="nil"/>
              <w:left w:val="nil"/>
              <w:bottom w:val="single" w:sz="4" w:space="0" w:color="auto"/>
              <w:right w:val="nil"/>
            </w:tcBorders>
            <w:shd w:val="clear" w:color="000000" w:fill="387990"/>
            <w:vAlign w:val="bottom"/>
            <w:hideMark/>
          </w:tcPr>
          <w:p w14:paraId="237A9D18"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95% CI</w:t>
            </w:r>
          </w:p>
        </w:tc>
        <w:tc>
          <w:tcPr>
            <w:tcW w:w="256" w:type="dxa"/>
            <w:tcBorders>
              <w:top w:val="nil"/>
              <w:left w:val="nil"/>
              <w:bottom w:val="single" w:sz="4" w:space="0" w:color="auto"/>
              <w:right w:val="nil"/>
            </w:tcBorders>
            <w:shd w:val="clear" w:color="000000" w:fill="387990"/>
            <w:vAlign w:val="bottom"/>
            <w:hideMark/>
          </w:tcPr>
          <w:p w14:paraId="31E9799C"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c>
          <w:tcPr>
            <w:tcW w:w="907" w:type="dxa"/>
            <w:tcBorders>
              <w:top w:val="nil"/>
              <w:left w:val="nil"/>
              <w:bottom w:val="single" w:sz="4" w:space="0" w:color="auto"/>
              <w:right w:val="nil"/>
            </w:tcBorders>
            <w:shd w:val="clear" w:color="000000" w:fill="387990"/>
            <w:vAlign w:val="bottom"/>
            <w:hideMark/>
          </w:tcPr>
          <w:p w14:paraId="64EB31FB"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Est.</w:t>
            </w:r>
          </w:p>
        </w:tc>
        <w:tc>
          <w:tcPr>
            <w:tcW w:w="874" w:type="dxa"/>
            <w:tcBorders>
              <w:top w:val="nil"/>
              <w:left w:val="nil"/>
              <w:bottom w:val="single" w:sz="4" w:space="0" w:color="auto"/>
              <w:right w:val="nil"/>
            </w:tcBorders>
            <w:shd w:val="clear" w:color="000000" w:fill="387990"/>
            <w:vAlign w:val="bottom"/>
            <w:hideMark/>
          </w:tcPr>
          <w:p w14:paraId="2DE961FF"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95% CI</w:t>
            </w:r>
          </w:p>
        </w:tc>
        <w:tc>
          <w:tcPr>
            <w:tcW w:w="606" w:type="dxa"/>
            <w:tcBorders>
              <w:top w:val="nil"/>
              <w:left w:val="nil"/>
              <w:bottom w:val="single" w:sz="4" w:space="0" w:color="auto"/>
              <w:right w:val="nil"/>
            </w:tcBorders>
            <w:shd w:val="clear" w:color="000000" w:fill="387990"/>
            <w:vAlign w:val="bottom"/>
            <w:hideMark/>
          </w:tcPr>
          <w:p w14:paraId="6D61381E"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Diff.</w:t>
            </w:r>
          </w:p>
        </w:tc>
        <w:tc>
          <w:tcPr>
            <w:tcW w:w="825" w:type="dxa"/>
            <w:vMerge/>
            <w:tcBorders>
              <w:left w:val="nil"/>
              <w:bottom w:val="single" w:sz="4" w:space="0" w:color="auto"/>
              <w:right w:val="nil"/>
            </w:tcBorders>
            <w:shd w:val="clear" w:color="000000" w:fill="387990"/>
            <w:vAlign w:val="bottom"/>
            <w:hideMark/>
          </w:tcPr>
          <w:p w14:paraId="45B2D7DA" w14:textId="23AA1061" w:rsidR="00AF024D" w:rsidRPr="00AF024D" w:rsidRDefault="00AF024D" w:rsidP="00AF024D">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790F90E5" w14:textId="77777777" w:rsidR="00AF024D" w:rsidRPr="00AF024D" w:rsidRDefault="00AF024D" w:rsidP="00AF024D">
            <w:pPr>
              <w:widowControl/>
              <w:spacing w:line="240" w:lineRule="auto"/>
              <w:jc w:val="center"/>
              <w:rPr>
                <w:rFonts w:eastAsia="Times New Roman" w:cs="Calibri"/>
                <w:b/>
                <w:bCs/>
                <w:color w:val="FFFFFF"/>
                <w:sz w:val="20"/>
                <w:szCs w:val="20"/>
              </w:rPr>
            </w:pPr>
            <w:proofErr w:type="spellStart"/>
            <w:r w:rsidRPr="00AF024D">
              <w:rPr>
                <w:rFonts w:eastAsia="Times New Roman" w:cs="Calibri"/>
                <w:b/>
                <w:bCs/>
                <w:color w:val="FFFFFF"/>
                <w:sz w:val="20"/>
                <w:szCs w:val="20"/>
              </w:rPr>
              <w:t>Sig.</w:t>
            </w:r>
            <w:r w:rsidRPr="00AF024D">
              <w:rPr>
                <w:rFonts w:eastAsia="Times New Roman" w:cs="Calibri"/>
                <w:b/>
                <w:bCs/>
                <w:color w:val="FFFFFF"/>
                <w:sz w:val="20"/>
                <w:szCs w:val="20"/>
                <w:vertAlign w:val="superscript"/>
              </w:rPr>
              <w:t>b</w:t>
            </w:r>
            <w:proofErr w:type="spellEnd"/>
          </w:p>
        </w:tc>
      </w:tr>
      <w:tr w:rsidR="00AF024D" w:rsidRPr="00AF024D" w14:paraId="5929BF69" w14:textId="77777777" w:rsidTr="00AC24BA">
        <w:trPr>
          <w:trHeight w:val="259"/>
        </w:trPr>
        <w:tc>
          <w:tcPr>
            <w:tcW w:w="3420" w:type="dxa"/>
            <w:tcBorders>
              <w:top w:val="single" w:sz="4" w:space="0" w:color="auto"/>
              <w:left w:val="nil"/>
              <w:bottom w:val="single" w:sz="4" w:space="0" w:color="auto"/>
              <w:right w:val="nil"/>
            </w:tcBorders>
            <w:shd w:val="clear" w:color="auto" w:fill="auto"/>
            <w:vAlign w:val="center"/>
            <w:hideMark/>
          </w:tcPr>
          <w:p w14:paraId="7C674B0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Use solid fuel for cooking (</w:t>
            </w:r>
            <w:proofErr w:type="gramStart"/>
            <w:r w:rsidRPr="00AF024D">
              <w:rPr>
                <w:rFonts w:eastAsia="Times New Roman" w:cs="Calibri"/>
                <w:sz w:val="20"/>
                <w:szCs w:val="20"/>
              </w:rPr>
              <w:t>%)</w:t>
            </w:r>
            <w:r w:rsidRPr="00AF024D">
              <w:rPr>
                <w:rFonts w:eastAsia="Times New Roman" w:cs="Calibri"/>
                <w:sz w:val="20"/>
                <w:szCs w:val="20"/>
                <w:vertAlign w:val="superscript"/>
              </w:rPr>
              <w:t>c</w:t>
            </w:r>
            <w:proofErr w:type="gramEnd"/>
          </w:p>
        </w:tc>
        <w:tc>
          <w:tcPr>
            <w:tcW w:w="900" w:type="dxa"/>
            <w:tcBorders>
              <w:top w:val="nil"/>
              <w:left w:val="nil"/>
              <w:bottom w:val="single" w:sz="4" w:space="0" w:color="auto"/>
              <w:right w:val="nil"/>
            </w:tcBorders>
            <w:shd w:val="clear" w:color="auto" w:fill="auto"/>
            <w:vAlign w:val="center"/>
            <w:hideMark/>
          </w:tcPr>
          <w:p w14:paraId="21B61AD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622FA4A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8CCADF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F3B2DB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5C55431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DFB5DA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3F44FED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4F1BE9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26640C10"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31A0F21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Have access to electricity (%)</w:t>
            </w:r>
          </w:p>
        </w:tc>
        <w:tc>
          <w:tcPr>
            <w:tcW w:w="900" w:type="dxa"/>
            <w:tcBorders>
              <w:top w:val="nil"/>
              <w:left w:val="nil"/>
              <w:bottom w:val="single" w:sz="4" w:space="0" w:color="auto"/>
              <w:right w:val="nil"/>
            </w:tcBorders>
            <w:shd w:val="clear" w:color="auto" w:fill="auto"/>
            <w:vAlign w:val="center"/>
            <w:hideMark/>
          </w:tcPr>
          <w:p w14:paraId="0674391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33C008C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691E25D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449F927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38C37AE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3E4F0AA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958392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95658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11DC0B82"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72F818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xml:space="preserve">Mean number of persons per sleeping </w:t>
            </w:r>
            <w:proofErr w:type="spellStart"/>
            <w:proofErr w:type="gramStart"/>
            <w:r w:rsidRPr="00AF024D">
              <w:rPr>
                <w:rFonts w:eastAsia="Times New Roman" w:cs="Calibri"/>
                <w:sz w:val="20"/>
                <w:szCs w:val="20"/>
              </w:rPr>
              <w:t>room</w:t>
            </w:r>
            <w:r w:rsidRPr="00AF024D">
              <w:rPr>
                <w:rFonts w:eastAsia="Times New Roman" w:cs="Calibri"/>
                <w:sz w:val="20"/>
                <w:szCs w:val="20"/>
                <w:vertAlign w:val="superscript"/>
              </w:rPr>
              <w:t>d,e</w:t>
            </w:r>
            <w:proofErr w:type="spellEnd"/>
            <w:proofErr w:type="gramEnd"/>
          </w:p>
        </w:tc>
        <w:tc>
          <w:tcPr>
            <w:tcW w:w="900" w:type="dxa"/>
            <w:tcBorders>
              <w:top w:val="nil"/>
              <w:left w:val="nil"/>
              <w:bottom w:val="single" w:sz="4" w:space="0" w:color="auto"/>
              <w:right w:val="nil"/>
            </w:tcBorders>
            <w:shd w:val="clear" w:color="auto" w:fill="auto"/>
            <w:vAlign w:val="center"/>
            <w:hideMark/>
          </w:tcPr>
          <w:p w14:paraId="2487F4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EBAB22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2B51671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6CECF74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59D67C4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1469F5B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40049CD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C00B2E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2960695" w14:textId="77777777" w:rsidTr="00AC24BA">
        <w:trPr>
          <w:trHeight w:val="259"/>
        </w:trPr>
        <w:tc>
          <w:tcPr>
            <w:tcW w:w="3420" w:type="dxa"/>
            <w:tcBorders>
              <w:top w:val="nil"/>
              <w:left w:val="nil"/>
              <w:bottom w:val="single" w:sz="4" w:space="0" w:color="auto"/>
              <w:right w:val="nil"/>
            </w:tcBorders>
            <w:shd w:val="clear" w:color="000000" w:fill="DDEBF7"/>
            <w:vAlign w:val="center"/>
            <w:hideMark/>
          </w:tcPr>
          <w:p w14:paraId="41B2278F" w14:textId="77777777" w:rsidR="00AF024D" w:rsidRPr="00AF024D" w:rsidRDefault="00AF024D" w:rsidP="00AF024D">
            <w:pPr>
              <w:widowControl/>
              <w:spacing w:line="240" w:lineRule="auto"/>
              <w:rPr>
                <w:rFonts w:eastAsia="Times New Roman" w:cs="Calibri"/>
                <w:b/>
                <w:bCs/>
                <w:sz w:val="20"/>
                <w:szCs w:val="20"/>
              </w:rPr>
            </w:pPr>
            <w:r w:rsidRPr="00AF024D">
              <w:rPr>
                <w:rFonts w:eastAsia="Times New Roman" w:cs="Calibri"/>
                <w:b/>
                <w:bCs/>
                <w:sz w:val="20"/>
                <w:szCs w:val="20"/>
              </w:rPr>
              <w:t>Household construction materials</w:t>
            </w:r>
          </w:p>
        </w:tc>
        <w:tc>
          <w:tcPr>
            <w:tcW w:w="900" w:type="dxa"/>
            <w:tcBorders>
              <w:top w:val="nil"/>
              <w:left w:val="nil"/>
              <w:bottom w:val="single" w:sz="4" w:space="0" w:color="auto"/>
              <w:right w:val="nil"/>
            </w:tcBorders>
            <w:shd w:val="clear" w:color="000000" w:fill="DDEBF7"/>
            <w:vAlign w:val="center"/>
            <w:hideMark/>
          </w:tcPr>
          <w:p w14:paraId="6AA46EA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000000" w:fill="DDEBF7"/>
            <w:vAlign w:val="center"/>
            <w:hideMark/>
          </w:tcPr>
          <w:p w14:paraId="4136682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000000" w:fill="DDEBF7"/>
            <w:vAlign w:val="center"/>
            <w:hideMark/>
          </w:tcPr>
          <w:p w14:paraId="5F470F7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000000" w:fill="DDEBF7"/>
            <w:vAlign w:val="center"/>
            <w:hideMark/>
          </w:tcPr>
          <w:p w14:paraId="442A0E6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000000" w:fill="DDEBF7"/>
            <w:vAlign w:val="center"/>
            <w:hideMark/>
          </w:tcPr>
          <w:p w14:paraId="1C77065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000000" w:fill="DDEBF7"/>
            <w:vAlign w:val="center"/>
            <w:hideMark/>
          </w:tcPr>
          <w:p w14:paraId="1D3A322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000000" w:fill="DDEBF7"/>
            <w:vAlign w:val="center"/>
            <w:hideMark/>
          </w:tcPr>
          <w:p w14:paraId="5CA315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000000" w:fill="DDEBF7"/>
            <w:vAlign w:val="center"/>
            <w:hideMark/>
          </w:tcPr>
          <w:p w14:paraId="777BC73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7452D91B" w14:textId="77777777" w:rsidTr="00AC24BA">
        <w:trPr>
          <w:trHeight w:val="259"/>
        </w:trPr>
        <w:tc>
          <w:tcPr>
            <w:tcW w:w="5317" w:type="dxa"/>
            <w:gridSpan w:val="3"/>
            <w:tcBorders>
              <w:top w:val="single" w:sz="4" w:space="0" w:color="auto"/>
              <w:left w:val="nil"/>
              <w:bottom w:val="single" w:sz="4" w:space="0" w:color="auto"/>
              <w:right w:val="nil"/>
            </w:tcBorders>
            <w:shd w:val="clear" w:color="000000" w:fill="F2F2F2"/>
            <w:vAlign w:val="center"/>
            <w:hideMark/>
          </w:tcPr>
          <w:p w14:paraId="3087632A"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Household roof materials (</w:t>
            </w:r>
            <w:proofErr w:type="gramStart"/>
            <w:r w:rsidRPr="00AF024D">
              <w:rPr>
                <w:rFonts w:eastAsia="Times New Roman" w:cs="Calibri"/>
                <w:b/>
                <w:bCs/>
                <w:color w:val="auto"/>
                <w:sz w:val="20"/>
                <w:szCs w:val="20"/>
              </w:rPr>
              <w:t>%)</w:t>
            </w:r>
            <w:r w:rsidRPr="00AF024D">
              <w:rPr>
                <w:rFonts w:eastAsia="Times New Roman" w:cs="Calibri"/>
                <w:b/>
                <w:bCs/>
                <w:color w:val="auto"/>
                <w:sz w:val="20"/>
                <w:szCs w:val="20"/>
                <w:vertAlign w:val="superscript"/>
              </w:rPr>
              <w:t>f</w:t>
            </w:r>
            <w:proofErr w:type="gramEnd"/>
          </w:p>
        </w:tc>
        <w:tc>
          <w:tcPr>
            <w:tcW w:w="256" w:type="dxa"/>
            <w:tcBorders>
              <w:top w:val="nil"/>
              <w:left w:val="nil"/>
              <w:bottom w:val="single" w:sz="4" w:space="0" w:color="auto"/>
              <w:right w:val="nil"/>
            </w:tcBorders>
            <w:shd w:val="clear" w:color="000000" w:fill="F2F2F2"/>
            <w:vAlign w:val="center"/>
            <w:hideMark/>
          </w:tcPr>
          <w:p w14:paraId="54F3FE5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907" w:type="dxa"/>
            <w:tcBorders>
              <w:top w:val="nil"/>
              <w:left w:val="nil"/>
              <w:bottom w:val="single" w:sz="4" w:space="0" w:color="auto"/>
              <w:right w:val="nil"/>
            </w:tcBorders>
            <w:shd w:val="clear" w:color="000000" w:fill="F2F2F2"/>
            <w:vAlign w:val="center"/>
            <w:hideMark/>
          </w:tcPr>
          <w:p w14:paraId="2F71901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74" w:type="dxa"/>
            <w:tcBorders>
              <w:top w:val="nil"/>
              <w:left w:val="nil"/>
              <w:bottom w:val="single" w:sz="4" w:space="0" w:color="auto"/>
              <w:right w:val="nil"/>
            </w:tcBorders>
            <w:shd w:val="clear" w:color="000000" w:fill="F2F2F2"/>
            <w:vAlign w:val="center"/>
            <w:hideMark/>
          </w:tcPr>
          <w:p w14:paraId="32B1DAE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F2F2F2"/>
            <w:vAlign w:val="center"/>
            <w:hideMark/>
          </w:tcPr>
          <w:p w14:paraId="6C27EF96"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25" w:type="dxa"/>
            <w:tcBorders>
              <w:top w:val="nil"/>
              <w:left w:val="nil"/>
              <w:bottom w:val="single" w:sz="4" w:space="0" w:color="auto"/>
              <w:right w:val="nil"/>
            </w:tcBorders>
            <w:shd w:val="clear" w:color="000000" w:fill="F2F2F2"/>
            <w:vAlign w:val="center"/>
            <w:hideMark/>
          </w:tcPr>
          <w:p w14:paraId="531F509E"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F2F2F2"/>
            <w:vAlign w:val="center"/>
            <w:hideMark/>
          </w:tcPr>
          <w:p w14:paraId="73649270"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r>
      <w:tr w:rsidR="00AF024D" w:rsidRPr="00AF024D" w14:paraId="79E7707A"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295FDBEB"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Natural</w:t>
            </w:r>
          </w:p>
        </w:tc>
        <w:tc>
          <w:tcPr>
            <w:tcW w:w="900" w:type="dxa"/>
            <w:tcBorders>
              <w:top w:val="nil"/>
              <w:left w:val="nil"/>
              <w:bottom w:val="single" w:sz="4" w:space="0" w:color="auto"/>
              <w:right w:val="nil"/>
            </w:tcBorders>
            <w:shd w:val="clear" w:color="auto" w:fill="auto"/>
            <w:vAlign w:val="center"/>
            <w:hideMark/>
          </w:tcPr>
          <w:p w14:paraId="5D848AA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40C72E8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345114C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2596524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12DE8A8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7E74A9F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5CA8610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9F720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212EE351"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3ED30004"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Rudimentary</w:t>
            </w:r>
          </w:p>
        </w:tc>
        <w:tc>
          <w:tcPr>
            <w:tcW w:w="900" w:type="dxa"/>
            <w:tcBorders>
              <w:top w:val="nil"/>
              <w:left w:val="nil"/>
              <w:bottom w:val="single" w:sz="4" w:space="0" w:color="auto"/>
              <w:right w:val="nil"/>
            </w:tcBorders>
            <w:shd w:val="clear" w:color="auto" w:fill="auto"/>
            <w:vAlign w:val="center"/>
            <w:hideMark/>
          </w:tcPr>
          <w:p w14:paraId="3FB4717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872D90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38FC846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4A6F8F3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34D56B1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7A797FA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222436D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25991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7C6B44E"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1ED366C8"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Finished</w:t>
            </w:r>
          </w:p>
        </w:tc>
        <w:tc>
          <w:tcPr>
            <w:tcW w:w="900" w:type="dxa"/>
            <w:tcBorders>
              <w:top w:val="nil"/>
              <w:left w:val="nil"/>
              <w:bottom w:val="single" w:sz="4" w:space="0" w:color="auto"/>
              <w:right w:val="nil"/>
            </w:tcBorders>
            <w:shd w:val="clear" w:color="auto" w:fill="auto"/>
            <w:vAlign w:val="center"/>
            <w:hideMark/>
          </w:tcPr>
          <w:p w14:paraId="2F1ABDA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2FEA95F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5873C6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402627C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12D17CC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09AD871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61241CD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172AF9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7EF4808E"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4CFFF19F"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 xml:space="preserve">Other </w:t>
            </w:r>
          </w:p>
        </w:tc>
        <w:tc>
          <w:tcPr>
            <w:tcW w:w="900" w:type="dxa"/>
            <w:tcBorders>
              <w:top w:val="nil"/>
              <w:left w:val="nil"/>
              <w:bottom w:val="single" w:sz="4" w:space="0" w:color="auto"/>
              <w:right w:val="nil"/>
            </w:tcBorders>
            <w:shd w:val="clear" w:color="auto" w:fill="auto"/>
            <w:vAlign w:val="center"/>
            <w:hideMark/>
          </w:tcPr>
          <w:p w14:paraId="11E5401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22D7CE2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4C0D73C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B208F6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6B2A865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597161B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6DBFACA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D4EB14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20A958D" w14:textId="77777777" w:rsidTr="00AC24BA">
        <w:trPr>
          <w:trHeight w:val="259"/>
        </w:trPr>
        <w:tc>
          <w:tcPr>
            <w:tcW w:w="5317" w:type="dxa"/>
            <w:gridSpan w:val="3"/>
            <w:tcBorders>
              <w:top w:val="single" w:sz="4" w:space="0" w:color="auto"/>
              <w:left w:val="nil"/>
              <w:bottom w:val="single" w:sz="4" w:space="0" w:color="auto"/>
              <w:right w:val="nil"/>
            </w:tcBorders>
            <w:shd w:val="clear" w:color="000000" w:fill="F2F2F2"/>
            <w:noWrap/>
            <w:vAlign w:val="center"/>
            <w:hideMark/>
          </w:tcPr>
          <w:p w14:paraId="04F4C09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Household exterior wall materials (</w:t>
            </w:r>
            <w:proofErr w:type="gramStart"/>
            <w:r w:rsidRPr="00AF024D">
              <w:rPr>
                <w:rFonts w:eastAsia="Times New Roman" w:cs="Calibri"/>
                <w:b/>
                <w:bCs/>
                <w:color w:val="auto"/>
                <w:sz w:val="20"/>
                <w:szCs w:val="20"/>
              </w:rPr>
              <w:t>%)</w:t>
            </w:r>
            <w:r w:rsidRPr="00AF024D">
              <w:rPr>
                <w:rFonts w:eastAsia="Times New Roman" w:cs="Calibri"/>
                <w:b/>
                <w:bCs/>
                <w:color w:val="auto"/>
                <w:sz w:val="20"/>
                <w:szCs w:val="20"/>
                <w:vertAlign w:val="superscript"/>
              </w:rPr>
              <w:t>g</w:t>
            </w:r>
            <w:proofErr w:type="gramEnd"/>
          </w:p>
        </w:tc>
        <w:tc>
          <w:tcPr>
            <w:tcW w:w="256" w:type="dxa"/>
            <w:tcBorders>
              <w:top w:val="nil"/>
              <w:left w:val="nil"/>
              <w:bottom w:val="single" w:sz="4" w:space="0" w:color="auto"/>
              <w:right w:val="nil"/>
            </w:tcBorders>
            <w:shd w:val="clear" w:color="000000" w:fill="F2F2F2"/>
            <w:vAlign w:val="center"/>
            <w:hideMark/>
          </w:tcPr>
          <w:p w14:paraId="3C8D6E8C"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907" w:type="dxa"/>
            <w:tcBorders>
              <w:top w:val="nil"/>
              <w:left w:val="nil"/>
              <w:bottom w:val="single" w:sz="4" w:space="0" w:color="auto"/>
              <w:right w:val="nil"/>
            </w:tcBorders>
            <w:shd w:val="clear" w:color="000000" w:fill="F2F2F2"/>
            <w:vAlign w:val="center"/>
            <w:hideMark/>
          </w:tcPr>
          <w:p w14:paraId="18D6B6D8"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74" w:type="dxa"/>
            <w:tcBorders>
              <w:top w:val="nil"/>
              <w:left w:val="nil"/>
              <w:bottom w:val="single" w:sz="4" w:space="0" w:color="auto"/>
              <w:right w:val="nil"/>
            </w:tcBorders>
            <w:shd w:val="clear" w:color="000000" w:fill="F2F2F2"/>
            <w:vAlign w:val="center"/>
            <w:hideMark/>
          </w:tcPr>
          <w:p w14:paraId="003148FA"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F2F2F2"/>
            <w:vAlign w:val="center"/>
            <w:hideMark/>
          </w:tcPr>
          <w:p w14:paraId="7DC93D63"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25" w:type="dxa"/>
            <w:tcBorders>
              <w:top w:val="nil"/>
              <w:left w:val="nil"/>
              <w:bottom w:val="single" w:sz="4" w:space="0" w:color="auto"/>
              <w:right w:val="nil"/>
            </w:tcBorders>
            <w:shd w:val="clear" w:color="000000" w:fill="F2F2F2"/>
            <w:vAlign w:val="center"/>
            <w:hideMark/>
          </w:tcPr>
          <w:p w14:paraId="2C45035E"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F2F2F2"/>
            <w:vAlign w:val="center"/>
            <w:hideMark/>
          </w:tcPr>
          <w:p w14:paraId="6E9EED82"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r>
      <w:tr w:rsidR="00AF024D" w:rsidRPr="00AF024D" w14:paraId="2E6E22A9"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4B182FD8"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Natural</w:t>
            </w:r>
          </w:p>
        </w:tc>
        <w:tc>
          <w:tcPr>
            <w:tcW w:w="900" w:type="dxa"/>
            <w:tcBorders>
              <w:top w:val="nil"/>
              <w:left w:val="nil"/>
              <w:bottom w:val="single" w:sz="4" w:space="0" w:color="auto"/>
              <w:right w:val="nil"/>
            </w:tcBorders>
            <w:shd w:val="clear" w:color="auto" w:fill="auto"/>
            <w:vAlign w:val="center"/>
            <w:hideMark/>
          </w:tcPr>
          <w:p w14:paraId="79F0415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1107989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6B74FD8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022EA10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51E5190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5CFD3EC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A5EACC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D17A05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3482673"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52348210"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Rudimentary</w:t>
            </w:r>
          </w:p>
        </w:tc>
        <w:tc>
          <w:tcPr>
            <w:tcW w:w="900" w:type="dxa"/>
            <w:tcBorders>
              <w:top w:val="nil"/>
              <w:left w:val="nil"/>
              <w:bottom w:val="single" w:sz="4" w:space="0" w:color="auto"/>
              <w:right w:val="nil"/>
            </w:tcBorders>
            <w:shd w:val="clear" w:color="auto" w:fill="auto"/>
            <w:vAlign w:val="center"/>
            <w:hideMark/>
          </w:tcPr>
          <w:p w14:paraId="436E836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1B37C8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DBD21C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BC5CE3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2E85460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9DBAAB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0B322A1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84AF5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3356C5B5"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1F7F54C"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Finished</w:t>
            </w:r>
          </w:p>
        </w:tc>
        <w:tc>
          <w:tcPr>
            <w:tcW w:w="900" w:type="dxa"/>
            <w:tcBorders>
              <w:top w:val="nil"/>
              <w:left w:val="nil"/>
              <w:bottom w:val="single" w:sz="4" w:space="0" w:color="auto"/>
              <w:right w:val="nil"/>
            </w:tcBorders>
            <w:shd w:val="clear" w:color="auto" w:fill="auto"/>
            <w:vAlign w:val="center"/>
            <w:hideMark/>
          </w:tcPr>
          <w:p w14:paraId="008A578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564D882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776C0D8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07504B3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2E63306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2E45106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2A92F43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2B0CA8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39245625"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22EB85BA"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 xml:space="preserve">Other </w:t>
            </w:r>
          </w:p>
        </w:tc>
        <w:tc>
          <w:tcPr>
            <w:tcW w:w="900" w:type="dxa"/>
            <w:tcBorders>
              <w:top w:val="nil"/>
              <w:left w:val="nil"/>
              <w:bottom w:val="single" w:sz="4" w:space="0" w:color="auto"/>
              <w:right w:val="nil"/>
            </w:tcBorders>
            <w:shd w:val="clear" w:color="auto" w:fill="auto"/>
            <w:vAlign w:val="center"/>
            <w:hideMark/>
          </w:tcPr>
          <w:p w14:paraId="4075E34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59DB35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0DF5536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178CEDC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148BE6C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5622470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C0C8BD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85ED52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FE703BD" w14:textId="77777777" w:rsidTr="00AC24BA">
        <w:trPr>
          <w:trHeight w:val="259"/>
        </w:trPr>
        <w:tc>
          <w:tcPr>
            <w:tcW w:w="5317" w:type="dxa"/>
            <w:gridSpan w:val="3"/>
            <w:tcBorders>
              <w:top w:val="single" w:sz="4" w:space="0" w:color="auto"/>
              <w:left w:val="nil"/>
              <w:bottom w:val="single" w:sz="4" w:space="0" w:color="auto"/>
              <w:right w:val="nil"/>
            </w:tcBorders>
            <w:shd w:val="clear" w:color="000000" w:fill="F2F2F2"/>
            <w:vAlign w:val="center"/>
            <w:hideMark/>
          </w:tcPr>
          <w:p w14:paraId="42099186"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Household floor materials (</w:t>
            </w:r>
            <w:proofErr w:type="gramStart"/>
            <w:r w:rsidRPr="00AF024D">
              <w:rPr>
                <w:rFonts w:eastAsia="Times New Roman" w:cs="Calibri"/>
                <w:b/>
                <w:bCs/>
                <w:color w:val="auto"/>
                <w:sz w:val="20"/>
                <w:szCs w:val="20"/>
              </w:rPr>
              <w:t>%)</w:t>
            </w:r>
            <w:r w:rsidRPr="00AF024D">
              <w:rPr>
                <w:rFonts w:eastAsia="Times New Roman" w:cs="Calibri"/>
                <w:b/>
                <w:bCs/>
                <w:color w:val="auto"/>
                <w:sz w:val="20"/>
                <w:szCs w:val="20"/>
                <w:vertAlign w:val="superscript"/>
              </w:rPr>
              <w:t>h</w:t>
            </w:r>
            <w:proofErr w:type="gramEnd"/>
          </w:p>
        </w:tc>
        <w:tc>
          <w:tcPr>
            <w:tcW w:w="256" w:type="dxa"/>
            <w:tcBorders>
              <w:top w:val="nil"/>
              <w:left w:val="nil"/>
              <w:bottom w:val="single" w:sz="4" w:space="0" w:color="auto"/>
              <w:right w:val="nil"/>
            </w:tcBorders>
            <w:shd w:val="clear" w:color="000000" w:fill="F2F2F2"/>
            <w:vAlign w:val="center"/>
            <w:hideMark/>
          </w:tcPr>
          <w:p w14:paraId="0420917B"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907" w:type="dxa"/>
            <w:tcBorders>
              <w:top w:val="nil"/>
              <w:left w:val="nil"/>
              <w:bottom w:val="single" w:sz="4" w:space="0" w:color="auto"/>
              <w:right w:val="nil"/>
            </w:tcBorders>
            <w:shd w:val="clear" w:color="000000" w:fill="F2F2F2"/>
            <w:vAlign w:val="center"/>
            <w:hideMark/>
          </w:tcPr>
          <w:p w14:paraId="7079E051"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74" w:type="dxa"/>
            <w:tcBorders>
              <w:top w:val="nil"/>
              <w:left w:val="nil"/>
              <w:bottom w:val="single" w:sz="4" w:space="0" w:color="auto"/>
              <w:right w:val="nil"/>
            </w:tcBorders>
            <w:shd w:val="clear" w:color="000000" w:fill="F2F2F2"/>
            <w:vAlign w:val="center"/>
            <w:hideMark/>
          </w:tcPr>
          <w:p w14:paraId="0E9F6BF4"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F2F2F2"/>
            <w:vAlign w:val="center"/>
            <w:hideMark/>
          </w:tcPr>
          <w:p w14:paraId="14FD321B"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25" w:type="dxa"/>
            <w:tcBorders>
              <w:top w:val="nil"/>
              <w:left w:val="nil"/>
              <w:bottom w:val="single" w:sz="4" w:space="0" w:color="auto"/>
              <w:right w:val="nil"/>
            </w:tcBorders>
            <w:shd w:val="clear" w:color="000000" w:fill="F2F2F2"/>
            <w:vAlign w:val="center"/>
            <w:hideMark/>
          </w:tcPr>
          <w:p w14:paraId="5077EDB4"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F2F2F2"/>
            <w:vAlign w:val="center"/>
            <w:hideMark/>
          </w:tcPr>
          <w:p w14:paraId="23E6FF90"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r>
      <w:tr w:rsidR="00AF024D" w:rsidRPr="00AF024D" w14:paraId="5751E267"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0C874DFE"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Natural</w:t>
            </w:r>
          </w:p>
        </w:tc>
        <w:tc>
          <w:tcPr>
            <w:tcW w:w="900" w:type="dxa"/>
            <w:tcBorders>
              <w:top w:val="nil"/>
              <w:left w:val="nil"/>
              <w:bottom w:val="single" w:sz="4" w:space="0" w:color="auto"/>
              <w:right w:val="nil"/>
            </w:tcBorders>
            <w:shd w:val="clear" w:color="auto" w:fill="auto"/>
            <w:vAlign w:val="center"/>
            <w:hideMark/>
          </w:tcPr>
          <w:p w14:paraId="3DC7C52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33E2D4F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200FD36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1A2D021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4BB4E0C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751FF84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6684884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56D909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315E78FD"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7B675D8F"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Rudimentary</w:t>
            </w:r>
          </w:p>
        </w:tc>
        <w:tc>
          <w:tcPr>
            <w:tcW w:w="900" w:type="dxa"/>
            <w:tcBorders>
              <w:top w:val="nil"/>
              <w:left w:val="nil"/>
              <w:bottom w:val="single" w:sz="4" w:space="0" w:color="auto"/>
              <w:right w:val="nil"/>
            </w:tcBorders>
            <w:shd w:val="clear" w:color="auto" w:fill="auto"/>
            <w:vAlign w:val="center"/>
            <w:hideMark/>
          </w:tcPr>
          <w:p w14:paraId="477D36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299FC62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7181AC3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16B8C95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4A1014B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65F6DC8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4A78495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3A378D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1687A61A"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105448F2"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Finished</w:t>
            </w:r>
          </w:p>
        </w:tc>
        <w:tc>
          <w:tcPr>
            <w:tcW w:w="900" w:type="dxa"/>
            <w:tcBorders>
              <w:top w:val="nil"/>
              <w:left w:val="nil"/>
              <w:bottom w:val="single" w:sz="4" w:space="0" w:color="auto"/>
              <w:right w:val="nil"/>
            </w:tcBorders>
            <w:shd w:val="clear" w:color="auto" w:fill="auto"/>
            <w:vAlign w:val="center"/>
            <w:hideMark/>
          </w:tcPr>
          <w:p w14:paraId="0C7F26E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503841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72EE637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E6A4CD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0F124C3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C03973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40CD687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2D28E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044EDE0B"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CFBE80B"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 xml:space="preserve">Other </w:t>
            </w:r>
          </w:p>
        </w:tc>
        <w:tc>
          <w:tcPr>
            <w:tcW w:w="900" w:type="dxa"/>
            <w:tcBorders>
              <w:top w:val="nil"/>
              <w:left w:val="nil"/>
              <w:bottom w:val="single" w:sz="4" w:space="0" w:color="auto"/>
              <w:right w:val="nil"/>
            </w:tcBorders>
            <w:shd w:val="clear" w:color="auto" w:fill="auto"/>
            <w:vAlign w:val="center"/>
            <w:hideMark/>
          </w:tcPr>
          <w:p w14:paraId="1701DB7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3D4D4C9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980B11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917D1C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61D8494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1806EF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72E578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7E055F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4203C009"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0A90264" w14:textId="77777777" w:rsidR="00AF024D" w:rsidRPr="00AF024D" w:rsidRDefault="00AF024D" w:rsidP="00AF024D">
            <w:pPr>
              <w:widowControl/>
              <w:spacing w:line="240" w:lineRule="auto"/>
              <w:rPr>
                <w:rFonts w:eastAsia="Times New Roman" w:cs="Calibri"/>
                <w:b/>
                <w:bCs/>
                <w:sz w:val="20"/>
                <w:szCs w:val="20"/>
              </w:rPr>
            </w:pPr>
            <w:r w:rsidRPr="00AF024D">
              <w:rPr>
                <w:rFonts w:eastAsia="Times New Roman" w:cs="Calibri"/>
                <w:b/>
                <w:bCs/>
                <w:sz w:val="20"/>
                <w:szCs w:val="20"/>
              </w:rPr>
              <w:t>Number of households</w:t>
            </w:r>
          </w:p>
        </w:tc>
        <w:tc>
          <w:tcPr>
            <w:tcW w:w="900" w:type="dxa"/>
            <w:tcBorders>
              <w:top w:val="single" w:sz="4" w:space="0" w:color="auto"/>
              <w:left w:val="nil"/>
              <w:bottom w:val="single" w:sz="4" w:space="0" w:color="auto"/>
              <w:right w:val="nil"/>
            </w:tcBorders>
            <w:shd w:val="clear" w:color="auto" w:fill="auto"/>
            <w:vAlign w:val="center"/>
            <w:hideMark/>
          </w:tcPr>
          <w:p w14:paraId="4ECDB19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single" w:sz="4" w:space="0" w:color="auto"/>
              <w:left w:val="nil"/>
              <w:bottom w:val="single" w:sz="4" w:space="0" w:color="auto"/>
              <w:right w:val="nil"/>
            </w:tcBorders>
            <w:shd w:val="clear" w:color="auto" w:fill="auto"/>
            <w:vAlign w:val="center"/>
            <w:hideMark/>
          </w:tcPr>
          <w:p w14:paraId="4422999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single" w:sz="4" w:space="0" w:color="auto"/>
              <w:left w:val="nil"/>
              <w:bottom w:val="single" w:sz="4" w:space="0" w:color="auto"/>
              <w:right w:val="nil"/>
            </w:tcBorders>
            <w:shd w:val="clear" w:color="auto" w:fill="auto"/>
            <w:vAlign w:val="center"/>
            <w:hideMark/>
          </w:tcPr>
          <w:p w14:paraId="7E6BF8D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single" w:sz="4" w:space="0" w:color="auto"/>
              <w:left w:val="nil"/>
              <w:bottom w:val="single" w:sz="4" w:space="0" w:color="auto"/>
              <w:right w:val="nil"/>
            </w:tcBorders>
            <w:shd w:val="clear" w:color="auto" w:fill="auto"/>
            <w:vAlign w:val="center"/>
            <w:hideMark/>
          </w:tcPr>
          <w:p w14:paraId="0F375EE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single" w:sz="4" w:space="0" w:color="auto"/>
              <w:left w:val="nil"/>
              <w:bottom w:val="single" w:sz="4" w:space="0" w:color="auto"/>
              <w:right w:val="nil"/>
            </w:tcBorders>
            <w:shd w:val="clear" w:color="auto" w:fill="auto"/>
            <w:vAlign w:val="center"/>
            <w:hideMark/>
          </w:tcPr>
          <w:p w14:paraId="5A3F858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single" w:sz="4" w:space="0" w:color="auto"/>
              <w:left w:val="nil"/>
              <w:bottom w:val="single" w:sz="4" w:space="0" w:color="auto"/>
              <w:right w:val="nil"/>
            </w:tcBorders>
            <w:shd w:val="clear" w:color="auto" w:fill="auto"/>
            <w:vAlign w:val="center"/>
            <w:hideMark/>
          </w:tcPr>
          <w:p w14:paraId="51F250D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single" w:sz="4" w:space="0" w:color="auto"/>
              <w:left w:val="nil"/>
              <w:bottom w:val="single" w:sz="4" w:space="0" w:color="auto"/>
              <w:right w:val="nil"/>
            </w:tcBorders>
            <w:shd w:val="clear" w:color="auto" w:fill="auto"/>
            <w:vAlign w:val="center"/>
            <w:hideMark/>
          </w:tcPr>
          <w:p w14:paraId="5813A51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single" w:sz="4" w:space="0" w:color="auto"/>
              <w:left w:val="nil"/>
              <w:bottom w:val="single" w:sz="4" w:space="0" w:color="auto"/>
              <w:right w:val="nil"/>
            </w:tcBorders>
            <w:shd w:val="clear" w:color="auto" w:fill="auto"/>
            <w:vAlign w:val="center"/>
            <w:hideMark/>
          </w:tcPr>
          <w:p w14:paraId="04B22A0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endline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w:t>
      </w:r>
      <w:proofErr w:type="gramStart"/>
      <w:r>
        <w:t>The</w:t>
      </w:r>
      <w:proofErr w:type="gramEnd"/>
      <w:r>
        <w:t xml:space="preserv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proofErr w:type="spellStart"/>
      <w:r w:rsidRPr="005810E2">
        <w:rPr>
          <w:vertAlign w:val="superscript"/>
        </w:rPr>
        <w:t>e</w:t>
      </w:r>
      <w:proofErr w:type="spellEnd"/>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5"/>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5"/>
      <w:r w:rsidR="00146AF8">
        <w:rPr>
          <w:rStyle w:val="CommentReference"/>
          <w:rFonts w:eastAsia="Arial" w:cs="Arial"/>
          <w:color w:val="000000"/>
        </w:rPr>
        <w:commentReference w:id="345"/>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sidRPr="00A11DD1">
        <w:rPr>
          <w:szCs w:val="16"/>
          <w:highlight w:val="yellow"/>
        </w:rPr>
        <w:t xml:space="preserve">endline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6" w:name="_Toc499553862"/>
      <w:bookmarkStart w:id="347" w:name="_Toc499554300"/>
      <w:bookmarkStart w:id="348" w:name="_Toc499554555"/>
      <w:bookmarkStart w:id="349" w:name="_Toc531870947"/>
      <w:bookmarkStart w:id="350" w:name="_Toc50719169"/>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Endline ZOI Surveys</w:t>
      </w:r>
      <w:bookmarkEnd w:id="346"/>
      <w:bookmarkEnd w:id="347"/>
      <w:bookmarkEnd w:id="348"/>
      <w:bookmarkEnd w:id="349"/>
      <w:bookmarkEnd w:id="350"/>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Endline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w:t>
            </w:r>
            <w:proofErr w:type="spellStart"/>
            <w:r w:rsidRPr="00755D6F">
              <w:rPr>
                <w:rFonts w:eastAsia="Times New Roman" w:cs="Times New Roman"/>
                <w:b/>
                <w:bCs/>
                <w:color w:val="FFFFFF"/>
                <w:sz w:val="20"/>
                <w:szCs w:val="20"/>
              </w:rPr>
              <w:t>value</w:t>
            </w:r>
            <w:r w:rsidRPr="00755D6F">
              <w:rPr>
                <w:rFonts w:eastAsia="Times New Roman" w:cs="Times New Roman"/>
                <w:b/>
                <w:bCs/>
                <w:color w:val="FFFFFF"/>
                <w:sz w:val="20"/>
                <w:szCs w:val="20"/>
                <w:vertAlign w:val="superscript"/>
              </w:rPr>
              <w:t>a</w:t>
            </w:r>
            <w:proofErr w:type="spellEnd"/>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roofErr w:type="spellEnd"/>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proofErr w:type="gramStart"/>
            <w:r w:rsidRPr="00755D6F">
              <w:rPr>
                <w:rFonts w:eastAsia="Times New Roman" w:cs="Times New Roman"/>
                <w:b/>
                <w:bCs/>
                <w:sz w:val="20"/>
                <w:szCs w:val="20"/>
              </w:rPr>
              <w:t>%)</w:t>
            </w:r>
            <w:r w:rsidRPr="00755D6F">
              <w:rPr>
                <w:rFonts w:eastAsia="Times New Roman" w:cs="Times New Roman"/>
                <w:b/>
                <w:bCs/>
                <w:sz w:val="20"/>
                <w:szCs w:val="20"/>
                <w:vertAlign w:val="superscript"/>
              </w:rPr>
              <w:t>c</w:t>
            </w:r>
            <w:proofErr w:type="gramEnd"/>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34005B">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34005B">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lastRenderedPageBreak/>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34005B">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34005B">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3B0148" w:rsidRPr="00755D6F" w14:paraId="5DB2F816" w14:textId="77777777" w:rsidTr="003B0148">
        <w:tc>
          <w:tcPr>
            <w:tcW w:w="1213" w:type="pct"/>
            <w:tcBorders>
              <w:top w:val="nil"/>
              <w:left w:val="nil"/>
              <w:bottom w:val="single" w:sz="4" w:space="0" w:color="auto"/>
              <w:right w:val="nil"/>
            </w:tcBorders>
            <w:shd w:val="clear" w:color="auto" w:fill="F2F2F2" w:themeFill="background1" w:themeFillShade="F2"/>
            <w:noWrap/>
            <w:vAlign w:val="center"/>
          </w:tcPr>
          <w:p w14:paraId="536B231C" w14:textId="3B47A62D" w:rsidR="003B0148" w:rsidRPr="003B0148" w:rsidRDefault="003B0148" w:rsidP="003B0148">
            <w:pPr>
              <w:widowControl/>
              <w:spacing w:line="259" w:lineRule="auto"/>
              <w:rPr>
                <w:rFonts w:eastAsia="Times New Roman" w:cs="Times New Roman"/>
                <w:b/>
                <w:bCs/>
                <w:sz w:val="20"/>
                <w:szCs w:val="20"/>
              </w:rPr>
            </w:pPr>
            <w:r w:rsidRPr="003B0148">
              <w:rPr>
                <w:rFonts w:eastAsia="Times New Roman" w:cs="Times New Roman"/>
                <w:b/>
                <w:bCs/>
                <w:sz w:val="20"/>
                <w:szCs w:val="20"/>
              </w:rPr>
              <w:t>Residence</w:t>
            </w:r>
          </w:p>
        </w:tc>
        <w:tc>
          <w:tcPr>
            <w:tcW w:w="355" w:type="pct"/>
            <w:tcBorders>
              <w:top w:val="nil"/>
              <w:left w:val="nil"/>
              <w:bottom w:val="single" w:sz="4" w:space="0" w:color="auto"/>
              <w:right w:val="nil"/>
            </w:tcBorders>
            <w:shd w:val="clear" w:color="auto" w:fill="F2F2F2" w:themeFill="background1" w:themeFillShade="F2"/>
            <w:noWrap/>
            <w:vAlign w:val="center"/>
          </w:tcPr>
          <w:p w14:paraId="502ED84A" w14:textId="77777777" w:rsidR="003B0148" w:rsidRPr="00755D6F" w:rsidRDefault="003B0148"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F2F2F2" w:themeFill="background1" w:themeFillShade="F2"/>
          </w:tcPr>
          <w:p w14:paraId="302C7709" w14:textId="77777777" w:rsidR="003B0148" w:rsidRPr="00755D6F" w:rsidRDefault="003B0148"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F2F2F2" w:themeFill="background1" w:themeFillShade="F2"/>
            <w:noWrap/>
            <w:vAlign w:val="center"/>
          </w:tcPr>
          <w:p w14:paraId="34DF5A2E" w14:textId="77777777" w:rsidR="003B0148" w:rsidRPr="00755D6F" w:rsidRDefault="003B0148"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F2F2F2" w:themeFill="background1" w:themeFillShade="F2"/>
            <w:noWrap/>
            <w:vAlign w:val="center"/>
          </w:tcPr>
          <w:p w14:paraId="77935C3E" w14:textId="77777777" w:rsidR="003B0148" w:rsidRPr="00755D6F" w:rsidRDefault="003B0148"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F2F2F2" w:themeFill="background1" w:themeFillShade="F2"/>
            <w:noWrap/>
            <w:vAlign w:val="center"/>
          </w:tcPr>
          <w:p w14:paraId="6B46A5F1" w14:textId="77777777" w:rsidR="003B0148" w:rsidRPr="00755D6F" w:rsidRDefault="003B0148"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F2F2F2" w:themeFill="background1" w:themeFillShade="F2"/>
          </w:tcPr>
          <w:p w14:paraId="1058EC4A" w14:textId="77777777" w:rsidR="003B0148" w:rsidRPr="00755D6F" w:rsidRDefault="003B0148"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F2F2F2" w:themeFill="background1" w:themeFillShade="F2"/>
            <w:noWrap/>
            <w:vAlign w:val="center"/>
          </w:tcPr>
          <w:p w14:paraId="3E6D8F5A" w14:textId="77777777" w:rsidR="003B0148" w:rsidRPr="00755D6F" w:rsidRDefault="003B0148"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F2F2F2" w:themeFill="background1" w:themeFillShade="F2"/>
            <w:noWrap/>
            <w:vAlign w:val="center"/>
          </w:tcPr>
          <w:p w14:paraId="0C213994" w14:textId="77777777" w:rsidR="003B0148" w:rsidRPr="00755D6F" w:rsidRDefault="003B0148"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F2F2F2" w:themeFill="background1" w:themeFillShade="F2"/>
            <w:noWrap/>
            <w:vAlign w:val="center"/>
          </w:tcPr>
          <w:p w14:paraId="71AA99FC" w14:textId="77777777" w:rsidR="003B0148" w:rsidRPr="00755D6F" w:rsidRDefault="003B0148"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F2F2F2" w:themeFill="background1" w:themeFillShade="F2"/>
            <w:vAlign w:val="center"/>
          </w:tcPr>
          <w:p w14:paraId="38E253BB" w14:textId="77777777" w:rsidR="003B0148" w:rsidRPr="00755D6F" w:rsidRDefault="003B0148" w:rsidP="00A227F4">
            <w:pPr>
              <w:widowControl/>
              <w:spacing w:line="259" w:lineRule="auto"/>
              <w:jc w:val="center"/>
              <w:rPr>
                <w:rFonts w:eastAsia="Times New Roman" w:cs="Times New Roman"/>
                <w:sz w:val="20"/>
                <w:szCs w:val="20"/>
              </w:rPr>
            </w:pPr>
          </w:p>
        </w:tc>
      </w:tr>
      <w:tr w:rsidR="00F5339F" w:rsidRPr="00755D6F" w14:paraId="4AA825EA" w14:textId="77777777" w:rsidTr="006013C6">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6013C6">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6013C6">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6013C6">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6013C6">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6013C6">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6013C6">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6013C6">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6013C6">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auto" w:fill="auto"/>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1"/>
      <w:commentRangeEnd w:id="351"/>
      <w:r>
        <w:rPr>
          <w:rStyle w:val="CommentReference"/>
          <w:b/>
        </w:rPr>
        <w:commentReference w:id="351"/>
      </w:r>
      <w:commentRangeStart w:id="352"/>
      <w:r w:rsidRPr="00CF77D8">
        <w:rPr>
          <w:sz w:val="16"/>
        </w:rPr>
        <w:t>^ Results not statistically reliable, n&lt;30</w:t>
      </w:r>
      <w:commentRangeEnd w:id="352"/>
      <w:r w:rsidR="004E33EB">
        <w:rPr>
          <w:rStyle w:val="CommentReference"/>
        </w:rPr>
        <w:commentReference w:id="352"/>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endline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3" w:name="_Toc22897198"/>
      <w:bookmarkStart w:id="354" w:name="_Toc50719306"/>
      <w:r>
        <w:t>3.4</w:t>
      </w:r>
      <w:r>
        <w:tab/>
      </w:r>
      <w:commentRangeStart w:id="355"/>
      <w:r w:rsidR="00CF77D8">
        <w:t xml:space="preserve">Water, </w:t>
      </w:r>
      <w:r w:rsidR="00277AAE">
        <w:t>s</w:t>
      </w:r>
      <w:r w:rsidR="00CF77D8">
        <w:t xml:space="preserve">anitation, and </w:t>
      </w:r>
      <w:r w:rsidR="00277AAE">
        <w:t>h</w:t>
      </w:r>
      <w:r w:rsidR="00CF77D8">
        <w:t>ygiene</w:t>
      </w:r>
      <w:commentRangeEnd w:id="355"/>
      <w:r w:rsidR="000A6ED9">
        <w:rPr>
          <w:rStyle w:val="CommentReference"/>
          <w:rFonts w:eastAsia="Arial" w:cs="Arial"/>
          <w:b w:val="0"/>
          <w:color w:val="000000"/>
        </w:rPr>
        <w:commentReference w:id="355"/>
      </w:r>
      <w:bookmarkEnd w:id="353"/>
      <w:bookmarkEnd w:id="354"/>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comparing estimates at baseline and at endline</w:t>
      </w:r>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endline;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 xml:space="preserve">Open defecation is when people use fields, forests, open bodies of water, or </w:t>
      </w:r>
      <w:r w:rsidR="002B5165" w:rsidRPr="008D4FC7">
        <w:lastRenderedPageBreak/>
        <w:t>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 xml:space="preserve">/UNICEF Joint Monitoring </w:t>
      </w:r>
      <w:proofErr w:type="spellStart"/>
      <w:r w:rsidR="002B5165" w:rsidRPr="00D35479">
        <w:t>Programme</w:t>
      </w:r>
      <w:proofErr w:type="spellEnd"/>
      <w:r w:rsidR="002B5165" w:rsidRPr="00D35479">
        <w:t xml:space="preserv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endline.</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6" w:name="_Toc50719170"/>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Endline ZOI Surveys</w:t>
      </w:r>
      <w:bookmarkEnd w:id="356"/>
    </w:p>
    <w:tbl>
      <w:tblPr>
        <w:tblW w:w="9280" w:type="dxa"/>
        <w:tblInd w:w="108" w:type="dxa"/>
        <w:tblLook w:val="04A0" w:firstRow="1" w:lastRow="0" w:firstColumn="1" w:lastColumn="0" w:noHBand="0" w:noVBand="1"/>
      </w:tblPr>
      <w:tblGrid>
        <w:gridCol w:w="2877"/>
        <w:gridCol w:w="942"/>
        <w:gridCol w:w="964"/>
        <w:gridCol w:w="272"/>
        <w:gridCol w:w="943"/>
        <w:gridCol w:w="964"/>
        <w:gridCol w:w="846"/>
        <w:gridCol w:w="848"/>
        <w:gridCol w:w="624"/>
      </w:tblGrid>
      <w:tr w:rsidR="00112A5F" w:rsidRPr="00112A5F" w14:paraId="751367D1" w14:textId="77777777" w:rsidTr="00112A5F">
        <w:trPr>
          <w:trHeight w:val="259"/>
          <w:tblHeader/>
        </w:trPr>
        <w:tc>
          <w:tcPr>
            <w:tcW w:w="2877" w:type="dxa"/>
            <w:tcBorders>
              <w:top w:val="nil"/>
              <w:left w:val="nil"/>
              <w:bottom w:val="nil"/>
              <w:right w:val="nil"/>
            </w:tcBorders>
            <w:shd w:val="clear" w:color="000000" w:fill="387990"/>
            <w:noWrap/>
            <w:vAlign w:val="bottom"/>
            <w:hideMark/>
          </w:tcPr>
          <w:p w14:paraId="14CCC028" w14:textId="77777777" w:rsidR="00112A5F" w:rsidRPr="00112A5F" w:rsidRDefault="00112A5F" w:rsidP="00112A5F">
            <w:pPr>
              <w:widowControl/>
              <w:spacing w:line="240" w:lineRule="auto"/>
              <w:rPr>
                <w:rFonts w:eastAsia="Times New Roman" w:cs="Calibri"/>
                <w:b/>
                <w:bCs/>
                <w:color w:val="FFFFFF"/>
                <w:sz w:val="20"/>
                <w:szCs w:val="20"/>
              </w:rPr>
            </w:pPr>
            <w:r w:rsidRPr="00112A5F">
              <w:rPr>
                <w:rFonts w:eastAsia="Times New Roman" w:cs="Calibri"/>
                <w:b/>
                <w:bCs/>
                <w:color w:val="FFFFFF"/>
                <w:sz w:val="20"/>
                <w:szCs w:val="20"/>
              </w:rPr>
              <w:t> </w:t>
            </w:r>
          </w:p>
        </w:tc>
        <w:tc>
          <w:tcPr>
            <w:tcW w:w="1906" w:type="dxa"/>
            <w:gridSpan w:val="2"/>
            <w:tcBorders>
              <w:top w:val="single" w:sz="4" w:space="0" w:color="auto"/>
              <w:left w:val="nil"/>
              <w:bottom w:val="single" w:sz="4" w:space="0" w:color="FFFFFF"/>
              <w:right w:val="nil"/>
            </w:tcBorders>
            <w:shd w:val="clear" w:color="000000" w:fill="387990"/>
            <w:vAlign w:val="center"/>
            <w:hideMark/>
          </w:tcPr>
          <w:p w14:paraId="0DF46BF1"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xml:space="preserve">Baseline </w:t>
            </w:r>
            <w:r w:rsidRPr="00112A5F">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74DDB2DF"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c>
          <w:tcPr>
            <w:tcW w:w="1907" w:type="dxa"/>
            <w:gridSpan w:val="2"/>
            <w:tcBorders>
              <w:top w:val="single" w:sz="4" w:space="0" w:color="auto"/>
              <w:left w:val="nil"/>
              <w:bottom w:val="single" w:sz="4" w:space="0" w:color="FFFFFF"/>
              <w:right w:val="nil"/>
            </w:tcBorders>
            <w:shd w:val="clear" w:color="000000" w:fill="387990"/>
            <w:vAlign w:val="center"/>
            <w:hideMark/>
          </w:tcPr>
          <w:p w14:paraId="7824094C"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xml:space="preserve">Endline </w:t>
            </w:r>
            <w:r w:rsidRPr="00112A5F">
              <w:rPr>
                <w:rFonts w:eastAsia="Times New Roman" w:cs="Calibri"/>
                <w:b/>
                <w:bCs/>
                <w:color w:val="FFFFFF"/>
                <w:sz w:val="20"/>
                <w:szCs w:val="20"/>
              </w:rPr>
              <w:br/>
              <w:t>([Year(s)])</w:t>
            </w:r>
          </w:p>
        </w:tc>
        <w:tc>
          <w:tcPr>
            <w:tcW w:w="846" w:type="dxa"/>
            <w:tcBorders>
              <w:top w:val="single" w:sz="4" w:space="0" w:color="auto"/>
              <w:left w:val="nil"/>
              <w:bottom w:val="nil"/>
              <w:right w:val="nil"/>
            </w:tcBorders>
            <w:shd w:val="clear" w:color="000000" w:fill="387990"/>
            <w:vAlign w:val="center"/>
            <w:hideMark/>
          </w:tcPr>
          <w:p w14:paraId="1985A538"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c>
          <w:tcPr>
            <w:tcW w:w="848" w:type="dxa"/>
            <w:vMerge w:val="restart"/>
            <w:tcBorders>
              <w:top w:val="single" w:sz="4" w:space="0" w:color="auto"/>
              <w:left w:val="nil"/>
              <w:right w:val="nil"/>
            </w:tcBorders>
            <w:shd w:val="clear" w:color="000000" w:fill="387990"/>
            <w:vAlign w:val="center"/>
            <w:hideMark/>
          </w:tcPr>
          <w:p w14:paraId="0274AC82"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p w14:paraId="37200B85" w14:textId="510AA276" w:rsidR="00112A5F" w:rsidRPr="00112A5F" w:rsidRDefault="00112A5F" w:rsidP="00112A5F">
            <w:pPr>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p-</w:t>
            </w:r>
            <w:proofErr w:type="spellStart"/>
            <w:r w:rsidRPr="00112A5F">
              <w:rPr>
                <w:rFonts w:eastAsia="Times New Roman" w:cs="Calibri"/>
                <w:b/>
                <w:bCs/>
                <w:color w:val="FFFFFF"/>
                <w:sz w:val="20"/>
                <w:szCs w:val="20"/>
              </w:rPr>
              <w:t>value</w:t>
            </w:r>
            <w:r w:rsidRPr="00112A5F">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bottom"/>
            <w:hideMark/>
          </w:tcPr>
          <w:p w14:paraId="6366AD4E"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r>
      <w:tr w:rsidR="00112A5F" w:rsidRPr="00112A5F" w14:paraId="1D488095" w14:textId="77777777" w:rsidTr="00112A5F">
        <w:trPr>
          <w:trHeight w:val="259"/>
          <w:tblHeader/>
        </w:trPr>
        <w:tc>
          <w:tcPr>
            <w:tcW w:w="2877" w:type="dxa"/>
            <w:tcBorders>
              <w:top w:val="nil"/>
              <w:left w:val="nil"/>
              <w:bottom w:val="nil"/>
              <w:right w:val="nil"/>
            </w:tcBorders>
            <w:shd w:val="clear" w:color="000000" w:fill="387990"/>
            <w:noWrap/>
            <w:vAlign w:val="bottom"/>
            <w:hideMark/>
          </w:tcPr>
          <w:p w14:paraId="0482BF01" w14:textId="77777777" w:rsidR="00112A5F" w:rsidRPr="00112A5F" w:rsidRDefault="00112A5F" w:rsidP="00112A5F">
            <w:pPr>
              <w:widowControl/>
              <w:spacing w:line="240" w:lineRule="auto"/>
              <w:rPr>
                <w:rFonts w:eastAsia="Times New Roman" w:cs="Calibri"/>
                <w:b/>
                <w:bCs/>
                <w:color w:val="FFFFFF"/>
                <w:sz w:val="20"/>
                <w:szCs w:val="20"/>
              </w:rPr>
            </w:pPr>
            <w:r w:rsidRPr="00112A5F">
              <w:rPr>
                <w:rFonts w:eastAsia="Times New Roman" w:cs="Calibri"/>
                <w:b/>
                <w:bCs/>
                <w:color w:val="FFFFFF"/>
                <w:sz w:val="20"/>
                <w:szCs w:val="20"/>
              </w:rPr>
              <w:t>Source or facility</w:t>
            </w:r>
          </w:p>
        </w:tc>
        <w:tc>
          <w:tcPr>
            <w:tcW w:w="942" w:type="dxa"/>
            <w:tcBorders>
              <w:top w:val="nil"/>
              <w:left w:val="nil"/>
              <w:bottom w:val="single" w:sz="4" w:space="0" w:color="auto"/>
              <w:right w:val="nil"/>
            </w:tcBorders>
            <w:shd w:val="clear" w:color="000000" w:fill="387990"/>
            <w:vAlign w:val="bottom"/>
            <w:hideMark/>
          </w:tcPr>
          <w:p w14:paraId="26E6496E"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w:t>
            </w:r>
          </w:p>
        </w:tc>
        <w:tc>
          <w:tcPr>
            <w:tcW w:w="964" w:type="dxa"/>
            <w:tcBorders>
              <w:top w:val="nil"/>
              <w:left w:val="nil"/>
              <w:bottom w:val="single" w:sz="4" w:space="0" w:color="auto"/>
              <w:right w:val="nil"/>
            </w:tcBorders>
            <w:shd w:val="clear" w:color="000000" w:fill="387990"/>
            <w:vAlign w:val="bottom"/>
            <w:hideMark/>
          </w:tcPr>
          <w:p w14:paraId="6B9BC00C"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51238A50"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c>
          <w:tcPr>
            <w:tcW w:w="943" w:type="dxa"/>
            <w:tcBorders>
              <w:top w:val="nil"/>
              <w:left w:val="nil"/>
              <w:bottom w:val="single" w:sz="4" w:space="0" w:color="auto"/>
              <w:right w:val="nil"/>
            </w:tcBorders>
            <w:shd w:val="clear" w:color="000000" w:fill="387990"/>
            <w:vAlign w:val="bottom"/>
            <w:hideMark/>
          </w:tcPr>
          <w:p w14:paraId="5B7E05F0"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w:t>
            </w:r>
          </w:p>
        </w:tc>
        <w:tc>
          <w:tcPr>
            <w:tcW w:w="964" w:type="dxa"/>
            <w:tcBorders>
              <w:top w:val="nil"/>
              <w:left w:val="nil"/>
              <w:bottom w:val="single" w:sz="4" w:space="0" w:color="auto"/>
              <w:right w:val="nil"/>
            </w:tcBorders>
            <w:shd w:val="clear" w:color="000000" w:fill="387990"/>
            <w:vAlign w:val="bottom"/>
            <w:hideMark/>
          </w:tcPr>
          <w:p w14:paraId="0CB6B117"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95% CI</w:t>
            </w:r>
          </w:p>
        </w:tc>
        <w:tc>
          <w:tcPr>
            <w:tcW w:w="846" w:type="dxa"/>
            <w:tcBorders>
              <w:top w:val="nil"/>
              <w:left w:val="nil"/>
              <w:bottom w:val="single" w:sz="4" w:space="0" w:color="auto"/>
              <w:right w:val="nil"/>
            </w:tcBorders>
            <w:shd w:val="clear" w:color="000000" w:fill="387990"/>
            <w:vAlign w:val="bottom"/>
            <w:hideMark/>
          </w:tcPr>
          <w:p w14:paraId="57B47E38"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Diff.</w:t>
            </w:r>
          </w:p>
        </w:tc>
        <w:tc>
          <w:tcPr>
            <w:tcW w:w="848" w:type="dxa"/>
            <w:vMerge/>
            <w:tcBorders>
              <w:left w:val="nil"/>
              <w:bottom w:val="single" w:sz="4" w:space="0" w:color="auto"/>
              <w:right w:val="nil"/>
            </w:tcBorders>
            <w:shd w:val="clear" w:color="000000" w:fill="387990"/>
            <w:vAlign w:val="bottom"/>
            <w:hideMark/>
          </w:tcPr>
          <w:p w14:paraId="425B1365" w14:textId="6E876817" w:rsidR="00112A5F" w:rsidRPr="00112A5F" w:rsidRDefault="00112A5F" w:rsidP="00112A5F">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3B03D67E" w14:textId="77777777" w:rsidR="00112A5F" w:rsidRPr="00112A5F" w:rsidRDefault="00112A5F" w:rsidP="00112A5F">
            <w:pPr>
              <w:widowControl/>
              <w:spacing w:line="240" w:lineRule="auto"/>
              <w:jc w:val="center"/>
              <w:rPr>
                <w:rFonts w:eastAsia="Times New Roman" w:cs="Calibri"/>
                <w:b/>
                <w:bCs/>
                <w:color w:val="FFFFFF"/>
                <w:sz w:val="20"/>
                <w:szCs w:val="20"/>
              </w:rPr>
            </w:pPr>
            <w:proofErr w:type="spellStart"/>
            <w:r w:rsidRPr="00112A5F">
              <w:rPr>
                <w:rFonts w:eastAsia="Times New Roman" w:cs="Calibri"/>
                <w:b/>
                <w:bCs/>
                <w:color w:val="FFFFFF"/>
                <w:sz w:val="20"/>
                <w:szCs w:val="20"/>
              </w:rPr>
              <w:t>Sig.</w:t>
            </w:r>
            <w:r w:rsidRPr="00112A5F">
              <w:rPr>
                <w:rFonts w:eastAsia="Times New Roman" w:cs="Calibri"/>
                <w:b/>
                <w:bCs/>
                <w:color w:val="FFFFFF"/>
                <w:sz w:val="20"/>
                <w:szCs w:val="20"/>
                <w:vertAlign w:val="superscript"/>
              </w:rPr>
              <w:t>b</w:t>
            </w:r>
            <w:proofErr w:type="spellEnd"/>
          </w:p>
        </w:tc>
      </w:tr>
      <w:tr w:rsidR="00112A5F" w:rsidRPr="00112A5F" w14:paraId="016A9F10" w14:textId="77777777" w:rsidTr="00112A5F">
        <w:trPr>
          <w:trHeight w:val="259"/>
          <w:tblHeader/>
        </w:trPr>
        <w:tc>
          <w:tcPr>
            <w:tcW w:w="2877" w:type="dxa"/>
            <w:tcBorders>
              <w:top w:val="single" w:sz="4" w:space="0" w:color="auto"/>
              <w:left w:val="nil"/>
              <w:bottom w:val="single" w:sz="4" w:space="0" w:color="auto"/>
              <w:right w:val="nil"/>
            </w:tcBorders>
            <w:shd w:val="clear" w:color="auto" w:fill="auto"/>
            <w:vAlign w:val="center"/>
            <w:hideMark/>
          </w:tcPr>
          <w:p w14:paraId="0179A1AF"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xml:space="preserve">Use improved drinking water </w:t>
            </w:r>
            <w:proofErr w:type="spellStart"/>
            <w:r w:rsidRPr="00112A5F">
              <w:rPr>
                <w:rFonts w:eastAsia="Times New Roman" w:cs="Calibri"/>
                <w:b/>
                <w:bCs/>
                <w:sz w:val="20"/>
                <w:szCs w:val="20"/>
              </w:rPr>
              <w:t>source</w:t>
            </w:r>
            <w:r w:rsidRPr="00112A5F">
              <w:rPr>
                <w:rFonts w:eastAsia="Times New Roman" w:cs="Calibri"/>
                <w:b/>
                <w:bCs/>
                <w:sz w:val="20"/>
                <w:szCs w:val="20"/>
                <w:vertAlign w:val="superscript"/>
              </w:rPr>
              <w:t>c</w:t>
            </w:r>
            <w:proofErr w:type="spellEnd"/>
          </w:p>
        </w:tc>
        <w:tc>
          <w:tcPr>
            <w:tcW w:w="942" w:type="dxa"/>
            <w:tcBorders>
              <w:top w:val="nil"/>
              <w:left w:val="nil"/>
              <w:bottom w:val="single" w:sz="4" w:space="0" w:color="auto"/>
              <w:right w:val="nil"/>
            </w:tcBorders>
            <w:shd w:val="clear" w:color="auto" w:fill="auto"/>
            <w:vAlign w:val="center"/>
            <w:hideMark/>
          </w:tcPr>
          <w:p w14:paraId="323C69F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2BA668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3FC0BB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075961C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B08553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59BA4E5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5B5B2E6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40FE90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531C99BE" w14:textId="77777777" w:rsidTr="00112A5F">
        <w:trPr>
          <w:trHeight w:val="259"/>
          <w:tblHeader/>
        </w:trPr>
        <w:tc>
          <w:tcPr>
            <w:tcW w:w="2877" w:type="dxa"/>
            <w:tcBorders>
              <w:top w:val="nil"/>
              <w:left w:val="nil"/>
              <w:bottom w:val="single" w:sz="4" w:space="0" w:color="auto"/>
              <w:right w:val="nil"/>
            </w:tcBorders>
            <w:shd w:val="clear" w:color="000000" w:fill="DDEBF7"/>
            <w:vAlign w:val="center"/>
            <w:hideMark/>
          </w:tcPr>
          <w:p w14:paraId="7264D82A"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Drinking water source</w:t>
            </w:r>
          </w:p>
        </w:tc>
        <w:tc>
          <w:tcPr>
            <w:tcW w:w="942" w:type="dxa"/>
            <w:tcBorders>
              <w:top w:val="nil"/>
              <w:left w:val="nil"/>
              <w:bottom w:val="single" w:sz="4" w:space="0" w:color="auto"/>
              <w:right w:val="nil"/>
            </w:tcBorders>
            <w:shd w:val="clear" w:color="000000" w:fill="DDEBF7"/>
            <w:vAlign w:val="center"/>
            <w:hideMark/>
          </w:tcPr>
          <w:p w14:paraId="21C5BBA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000000" w:fill="DDEBF7"/>
            <w:vAlign w:val="center"/>
            <w:hideMark/>
          </w:tcPr>
          <w:p w14:paraId="39BD709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000000" w:fill="DDEBF7"/>
            <w:vAlign w:val="center"/>
            <w:hideMark/>
          </w:tcPr>
          <w:p w14:paraId="3395A9D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000000" w:fill="DDEBF7"/>
            <w:vAlign w:val="center"/>
            <w:hideMark/>
          </w:tcPr>
          <w:p w14:paraId="0FA1C4E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000000" w:fill="DDEBF7"/>
            <w:vAlign w:val="center"/>
            <w:hideMark/>
          </w:tcPr>
          <w:p w14:paraId="4C0A6D1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000000" w:fill="DDEBF7"/>
            <w:vAlign w:val="center"/>
            <w:hideMark/>
          </w:tcPr>
          <w:p w14:paraId="4707C92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000000" w:fill="DDEBF7"/>
            <w:vAlign w:val="center"/>
            <w:hideMark/>
          </w:tcPr>
          <w:p w14:paraId="10BD713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000000" w:fill="DDEBF7"/>
            <w:vAlign w:val="center"/>
            <w:hideMark/>
          </w:tcPr>
          <w:p w14:paraId="4EACB80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733F631A"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B42E684"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Piped into dwelling</w:t>
            </w:r>
          </w:p>
        </w:tc>
        <w:tc>
          <w:tcPr>
            <w:tcW w:w="942" w:type="dxa"/>
            <w:tcBorders>
              <w:top w:val="nil"/>
              <w:left w:val="nil"/>
              <w:bottom w:val="single" w:sz="4" w:space="0" w:color="auto"/>
              <w:right w:val="nil"/>
            </w:tcBorders>
            <w:shd w:val="clear" w:color="auto" w:fill="auto"/>
            <w:vAlign w:val="center"/>
            <w:hideMark/>
          </w:tcPr>
          <w:p w14:paraId="20921D4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7A505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F69C74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680E607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A9834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0C1ABA0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8603CE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F0DE60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ACC7DCE"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1C9C93D"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Piped into yard or plot</w:t>
            </w:r>
          </w:p>
        </w:tc>
        <w:tc>
          <w:tcPr>
            <w:tcW w:w="942" w:type="dxa"/>
            <w:tcBorders>
              <w:top w:val="nil"/>
              <w:left w:val="nil"/>
              <w:bottom w:val="single" w:sz="4" w:space="0" w:color="auto"/>
              <w:right w:val="nil"/>
            </w:tcBorders>
            <w:shd w:val="clear" w:color="auto" w:fill="auto"/>
            <w:vAlign w:val="center"/>
            <w:hideMark/>
          </w:tcPr>
          <w:p w14:paraId="153A1F7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1D6378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21D165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0EE57B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2A851C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0E56765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606DE2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85098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C73AB5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52030CFE"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Public tap</w:t>
            </w:r>
          </w:p>
        </w:tc>
        <w:tc>
          <w:tcPr>
            <w:tcW w:w="942" w:type="dxa"/>
            <w:tcBorders>
              <w:top w:val="nil"/>
              <w:left w:val="nil"/>
              <w:bottom w:val="single" w:sz="4" w:space="0" w:color="auto"/>
              <w:right w:val="nil"/>
            </w:tcBorders>
            <w:shd w:val="clear" w:color="auto" w:fill="auto"/>
            <w:vAlign w:val="center"/>
            <w:hideMark/>
          </w:tcPr>
          <w:p w14:paraId="5A165F3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74F8CE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1DC940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627361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9530BF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1FFB7A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A35A49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F6FDC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5B3F0581"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C810AD6" w14:textId="77777777" w:rsidR="00112A5F" w:rsidRPr="00112A5F" w:rsidRDefault="00112A5F" w:rsidP="00112A5F">
            <w:pPr>
              <w:widowControl/>
              <w:spacing w:line="240" w:lineRule="auto"/>
              <w:ind w:firstLineChars="100" w:firstLine="200"/>
              <w:rPr>
                <w:rFonts w:eastAsia="Times New Roman" w:cs="Calibri"/>
                <w:sz w:val="20"/>
                <w:szCs w:val="20"/>
              </w:rPr>
            </w:pPr>
            <w:proofErr w:type="spellStart"/>
            <w:r w:rsidRPr="00112A5F">
              <w:rPr>
                <w:rFonts w:eastAsia="Times New Roman" w:cs="Calibri"/>
                <w:sz w:val="20"/>
                <w:szCs w:val="20"/>
              </w:rPr>
              <w:t>Tubewell</w:t>
            </w:r>
            <w:proofErr w:type="spellEnd"/>
            <w:r w:rsidRPr="00112A5F">
              <w:rPr>
                <w:rFonts w:eastAsia="Times New Roman" w:cs="Calibri"/>
                <w:sz w:val="20"/>
                <w:szCs w:val="20"/>
              </w:rPr>
              <w:t xml:space="preserve"> or borehole</w:t>
            </w:r>
          </w:p>
        </w:tc>
        <w:tc>
          <w:tcPr>
            <w:tcW w:w="942" w:type="dxa"/>
            <w:tcBorders>
              <w:top w:val="nil"/>
              <w:left w:val="nil"/>
              <w:bottom w:val="single" w:sz="4" w:space="0" w:color="auto"/>
              <w:right w:val="nil"/>
            </w:tcBorders>
            <w:shd w:val="clear" w:color="auto" w:fill="auto"/>
            <w:vAlign w:val="center"/>
            <w:hideMark/>
          </w:tcPr>
          <w:p w14:paraId="2D89929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1C9F6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BFA2E4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17CE38E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D68D67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19F8A56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2EEBBF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BAD87C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072F5A36"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1BC31DC0"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Protected well or spring</w:t>
            </w:r>
          </w:p>
        </w:tc>
        <w:tc>
          <w:tcPr>
            <w:tcW w:w="942" w:type="dxa"/>
            <w:tcBorders>
              <w:top w:val="nil"/>
              <w:left w:val="nil"/>
              <w:bottom w:val="single" w:sz="4" w:space="0" w:color="auto"/>
              <w:right w:val="nil"/>
            </w:tcBorders>
            <w:shd w:val="clear" w:color="auto" w:fill="auto"/>
            <w:vAlign w:val="center"/>
            <w:hideMark/>
          </w:tcPr>
          <w:p w14:paraId="27591A3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4F135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4A67B6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51D9D79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D31AC2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5A53EC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F65915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685698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68B517B"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3EA47321"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Unprotected well or spring</w:t>
            </w:r>
          </w:p>
        </w:tc>
        <w:tc>
          <w:tcPr>
            <w:tcW w:w="942" w:type="dxa"/>
            <w:tcBorders>
              <w:top w:val="nil"/>
              <w:left w:val="nil"/>
              <w:bottom w:val="single" w:sz="4" w:space="0" w:color="auto"/>
              <w:right w:val="nil"/>
            </w:tcBorders>
            <w:shd w:val="clear" w:color="auto" w:fill="auto"/>
            <w:vAlign w:val="center"/>
            <w:hideMark/>
          </w:tcPr>
          <w:p w14:paraId="45E1849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7A8794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540C21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06333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8B3818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097D551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836118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BF88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7E5AEA83"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49C192C1"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Rainwater collection</w:t>
            </w:r>
          </w:p>
        </w:tc>
        <w:tc>
          <w:tcPr>
            <w:tcW w:w="942" w:type="dxa"/>
            <w:tcBorders>
              <w:top w:val="nil"/>
              <w:left w:val="nil"/>
              <w:bottom w:val="single" w:sz="4" w:space="0" w:color="auto"/>
              <w:right w:val="nil"/>
            </w:tcBorders>
            <w:shd w:val="clear" w:color="auto" w:fill="auto"/>
            <w:vAlign w:val="center"/>
            <w:hideMark/>
          </w:tcPr>
          <w:p w14:paraId="2227E35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F4A13D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7E7192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7BC0FE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4BA257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443C5AA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5A6EFF1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F3C7B8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5E01E01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0E39E1A"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Surface water</w:t>
            </w:r>
          </w:p>
        </w:tc>
        <w:tc>
          <w:tcPr>
            <w:tcW w:w="942" w:type="dxa"/>
            <w:tcBorders>
              <w:top w:val="nil"/>
              <w:left w:val="nil"/>
              <w:bottom w:val="single" w:sz="4" w:space="0" w:color="auto"/>
              <w:right w:val="nil"/>
            </w:tcBorders>
            <w:shd w:val="clear" w:color="auto" w:fill="auto"/>
            <w:vAlign w:val="center"/>
            <w:hideMark/>
          </w:tcPr>
          <w:p w14:paraId="3734FE5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70D767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A85AC8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6537E0C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BB7EFB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4A731D4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3D36638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A94801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0E47F6FF"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8FEE358"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Tanker truck or vendor</w:t>
            </w:r>
          </w:p>
        </w:tc>
        <w:tc>
          <w:tcPr>
            <w:tcW w:w="942" w:type="dxa"/>
            <w:tcBorders>
              <w:top w:val="nil"/>
              <w:left w:val="nil"/>
              <w:bottom w:val="single" w:sz="4" w:space="0" w:color="auto"/>
              <w:right w:val="nil"/>
            </w:tcBorders>
            <w:shd w:val="clear" w:color="auto" w:fill="auto"/>
            <w:vAlign w:val="center"/>
            <w:hideMark/>
          </w:tcPr>
          <w:p w14:paraId="35646CA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8A919A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A4A3DD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D32311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992727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223CEAD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1608E2E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DF5EB1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76C2E44"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79DB4603"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Bottled water</w:t>
            </w:r>
          </w:p>
        </w:tc>
        <w:tc>
          <w:tcPr>
            <w:tcW w:w="942" w:type="dxa"/>
            <w:tcBorders>
              <w:top w:val="nil"/>
              <w:left w:val="nil"/>
              <w:bottom w:val="single" w:sz="4" w:space="0" w:color="auto"/>
              <w:right w:val="nil"/>
            </w:tcBorders>
            <w:shd w:val="clear" w:color="auto" w:fill="auto"/>
            <w:vAlign w:val="center"/>
            <w:hideMark/>
          </w:tcPr>
          <w:p w14:paraId="6C19D5D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362CFFD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760464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375FEB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B8BCE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A345D6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5F151E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5DFD7F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4218A4CE"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4C37A7E4"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Other</w:t>
            </w:r>
          </w:p>
        </w:tc>
        <w:tc>
          <w:tcPr>
            <w:tcW w:w="942" w:type="dxa"/>
            <w:tcBorders>
              <w:top w:val="nil"/>
              <w:left w:val="nil"/>
              <w:bottom w:val="single" w:sz="4" w:space="0" w:color="auto"/>
              <w:right w:val="nil"/>
            </w:tcBorders>
            <w:shd w:val="clear" w:color="auto" w:fill="auto"/>
            <w:vAlign w:val="center"/>
            <w:hideMark/>
          </w:tcPr>
          <w:p w14:paraId="0E30B0B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CF842F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B2E839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227BA4D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C702D5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76883CE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6394F26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42387A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0D7C833D"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46774C13"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xml:space="preserve">Use improve sanitation </w:t>
            </w:r>
            <w:proofErr w:type="spellStart"/>
            <w:r w:rsidRPr="00112A5F">
              <w:rPr>
                <w:rFonts w:eastAsia="Times New Roman" w:cs="Calibri"/>
                <w:b/>
                <w:bCs/>
                <w:sz w:val="20"/>
                <w:szCs w:val="20"/>
              </w:rPr>
              <w:t>facility</w:t>
            </w:r>
            <w:r w:rsidRPr="00112A5F">
              <w:rPr>
                <w:rFonts w:eastAsia="Times New Roman" w:cs="Calibri"/>
                <w:b/>
                <w:bCs/>
                <w:sz w:val="20"/>
                <w:szCs w:val="20"/>
                <w:vertAlign w:val="superscript"/>
              </w:rPr>
              <w:t>d</w:t>
            </w:r>
            <w:proofErr w:type="spellEnd"/>
          </w:p>
        </w:tc>
        <w:tc>
          <w:tcPr>
            <w:tcW w:w="942" w:type="dxa"/>
            <w:tcBorders>
              <w:top w:val="nil"/>
              <w:left w:val="nil"/>
              <w:bottom w:val="single" w:sz="4" w:space="0" w:color="auto"/>
              <w:right w:val="nil"/>
            </w:tcBorders>
            <w:shd w:val="clear" w:color="auto" w:fill="auto"/>
            <w:vAlign w:val="center"/>
            <w:hideMark/>
          </w:tcPr>
          <w:p w14:paraId="69AE5B8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0FB2A9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E9D615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16ACC7F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D80E5E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550113E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56573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004A6B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231D83E" w14:textId="77777777" w:rsidTr="00112A5F">
        <w:trPr>
          <w:trHeight w:val="259"/>
          <w:tblHeader/>
        </w:trPr>
        <w:tc>
          <w:tcPr>
            <w:tcW w:w="2877" w:type="dxa"/>
            <w:tcBorders>
              <w:top w:val="nil"/>
              <w:left w:val="nil"/>
              <w:bottom w:val="single" w:sz="4" w:space="0" w:color="auto"/>
              <w:right w:val="nil"/>
            </w:tcBorders>
            <w:shd w:val="clear" w:color="000000" w:fill="DDEBF7"/>
            <w:vAlign w:val="center"/>
            <w:hideMark/>
          </w:tcPr>
          <w:p w14:paraId="7CC37CF2"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Main sanitation facility</w:t>
            </w:r>
          </w:p>
        </w:tc>
        <w:tc>
          <w:tcPr>
            <w:tcW w:w="942" w:type="dxa"/>
            <w:tcBorders>
              <w:top w:val="nil"/>
              <w:left w:val="nil"/>
              <w:bottom w:val="single" w:sz="4" w:space="0" w:color="auto"/>
              <w:right w:val="nil"/>
            </w:tcBorders>
            <w:shd w:val="clear" w:color="000000" w:fill="DDEBF7"/>
            <w:vAlign w:val="center"/>
            <w:hideMark/>
          </w:tcPr>
          <w:p w14:paraId="729D3C2F"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964" w:type="dxa"/>
            <w:tcBorders>
              <w:top w:val="nil"/>
              <w:left w:val="nil"/>
              <w:bottom w:val="single" w:sz="4" w:space="0" w:color="auto"/>
              <w:right w:val="nil"/>
            </w:tcBorders>
            <w:shd w:val="clear" w:color="000000" w:fill="DDEBF7"/>
            <w:vAlign w:val="center"/>
            <w:hideMark/>
          </w:tcPr>
          <w:p w14:paraId="151AC30D"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272" w:type="dxa"/>
            <w:tcBorders>
              <w:top w:val="nil"/>
              <w:left w:val="nil"/>
              <w:bottom w:val="single" w:sz="4" w:space="0" w:color="auto"/>
              <w:right w:val="nil"/>
            </w:tcBorders>
            <w:shd w:val="clear" w:color="000000" w:fill="DDEBF7"/>
            <w:vAlign w:val="center"/>
            <w:hideMark/>
          </w:tcPr>
          <w:p w14:paraId="3EB97375"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943" w:type="dxa"/>
            <w:tcBorders>
              <w:top w:val="nil"/>
              <w:left w:val="nil"/>
              <w:bottom w:val="single" w:sz="4" w:space="0" w:color="auto"/>
              <w:right w:val="nil"/>
            </w:tcBorders>
            <w:shd w:val="clear" w:color="000000" w:fill="DDEBF7"/>
            <w:vAlign w:val="center"/>
            <w:hideMark/>
          </w:tcPr>
          <w:p w14:paraId="6B8F3002"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964" w:type="dxa"/>
            <w:tcBorders>
              <w:top w:val="nil"/>
              <w:left w:val="nil"/>
              <w:bottom w:val="single" w:sz="4" w:space="0" w:color="auto"/>
              <w:right w:val="nil"/>
            </w:tcBorders>
            <w:shd w:val="clear" w:color="000000" w:fill="DDEBF7"/>
            <w:vAlign w:val="center"/>
            <w:hideMark/>
          </w:tcPr>
          <w:p w14:paraId="6F31BB21"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846" w:type="dxa"/>
            <w:tcBorders>
              <w:top w:val="nil"/>
              <w:left w:val="nil"/>
              <w:bottom w:val="single" w:sz="4" w:space="0" w:color="auto"/>
              <w:right w:val="nil"/>
            </w:tcBorders>
            <w:shd w:val="clear" w:color="000000" w:fill="DDEBF7"/>
            <w:vAlign w:val="center"/>
            <w:hideMark/>
          </w:tcPr>
          <w:p w14:paraId="61E4CB4F"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848" w:type="dxa"/>
            <w:tcBorders>
              <w:top w:val="nil"/>
              <w:left w:val="nil"/>
              <w:bottom w:val="single" w:sz="4" w:space="0" w:color="auto"/>
              <w:right w:val="nil"/>
            </w:tcBorders>
            <w:shd w:val="clear" w:color="000000" w:fill="DDEBF7"/>
            <w:vAlign w:val="center"/>
            <w:hideMark/>
          </w:tcPr>
          <w:p w14:paraId="21588C50"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624" w:type="dxa"/>
            <w:tcBorders>
              <w:top w:val="nil"/>
              <w:left w:val="nil"/>
              <w:bottom w:val="single" w:sz="4" w:space="0" w:color="auto"/>
              <w:right w:val="nil"/>
            </w:tcBorders>
            <w:shd w:val="clear" w:color="000000" w:fill="DDEBF7"/>
            <w:vAlign w:val="center"/>
            <w:hideMark/>
          </w:tcPr>
          <w:p w14:paraId="5D0BA124"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r>
      <w:tr w:rsidR="00112A5F" w:rsidRPr="00112A5F" w14:paraId="55D8484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D418728"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Flush, shared</w:t>
            </w:r>
          </w:p>
        </w:tc>
        <w:tc>
          <w:tcPr>
            <w:tcW w:w="942" w:type="dxa"/>
            <w:tcBorders>
              <w:top w:val="nil"/>
              <w:left w:val="nil"/>
              <w:bottom w:val="single" w:sz="4" w:space="0" w:color="auto"/>
              <w:right w:val="nil"/>
            </w:tcBorders>
            <w:shd w:val="clear" w:color="auto" w:fill="auto"/>
            <w:vAlign w:val="center"/>
            <w:hideMark/>
          </w:tcPr>
          <w:p w14:paraId="05EAF20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154EBE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1EB27E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566B61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0645CC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754848F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124CDB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44A6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963F102"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559E8B1"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Flush, private</w:t>
            </w:r>
          </w:p>
        </w:tc>
        <w:tc>
          <w:tcPr>
            <w:tcW w:w="942" w:type="dxa"/>
            <w:tcBorders>
              <w:top w:val="nil"/>
              <w:left w:val="nil"/>
              <w:bottom w:val="single" w:sz="4" w:space="0" w:color="auto"/>
              <w:right w:val="nil"/>
            </w:tcBorders>
            <w:shd w:val="clear" w:color="auto" w:fill="auto"/>
            <w:vAlign w:val="center"/>
            <w:hideMark/>
          </w:tcPr>
          <w:p w14:paraId="4540B5C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E8A673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EA66D3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51B9A93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A9D2D6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5AE35F0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5FC223A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5DEA4C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E02B84C" w14:textId="77777777" w:rsidTr="00112A5F">
        <w:trPr>
          <w:trHeight w:val="259"/>
          <w:tblHeader/>
        </w:trPr>
        <w:tc>
          <w:tcPr>
            <w:tcW w:w="2877" w:type="dxa"/>
            <w:tcBorders>
              <w:top w:val="nil"/>
              <w:left w:val="nil"/>
              <w:bottom w:val="single" w:sz="4" w:space="0" w:color="auto"/>
              <w:right w:val="nil"/>
            </w:tcBorders>
            <w:shd w:val="clear" w:color="auto" w:fill="auto"/>
            <w:tcMar>
              <w:left w:w="58" w:type="dxa"/>
              <w:right w:w="115" w:type="dxa"/>
            </w:tcMar>
            <w:vAlign w:val="center"/>
            <w:hideMark/>
          </w:tcPr>
          <w:p w14:paraId="4A21B297" w14:textId="77777777" w:rsidR="00112A5F" w:rsidRPr="00112A5F" w:rsidRDefault="00112A5F" w:rsidP="00B74F8E">
            <w:pPr>
              <w:widowControl/>
              <w:spacing w:line="240" w:lineRule="auto"/>
              <w:ind w:leftChars="100" w:left="250" w:hangingChars="5" w:hanging="10"/>
              <w:rPr>
                <w:rFonts w:eastAsia="Times New Roman" w:cs="Calibri"/>
                <w:sz w:val="20"/>
                <w:szCs w:val="20"/>
              </w:rPr>
            </w:pPr>
            <w:r w:rsidRPr="00112A5F">
              <w:rPr>
                <w:rFonts w:eastAsia="Times New Roman" w:cs="Calibri"/>
                <w:sz w:val="20"/>
                <w:szCs w:val="20"/>
              </w:rPr>
              <w:t>Ventilated improved pit latrine</w:t>
            </w:r>
          </w:p>
        </w:tc>
        <w:tc>
          <w:tcPr>
            <w:tcW w:w="942" w:type="dxa"/>
            <w:tcBorders>
              <w:top w:val="nil"/>
              <w:left w:val="nil"/>
              <w:bottom w:val="single" w:sz="4" w:space="0" w:color="auto"/>
              <w:right w:val="nil"/>
            </w:tcBorders>
            <w:shd w:val="clear" w:color="auto" w:fill="auto"/>
            <w:vAlign w:val="center"/>
            <w:hideMark/>
          </w:tcPr>
          <w:p w14:paraId="09CD3508" w14:textId="77777777" w:rsidR="00112A5F" w:rsidRPr="00112A5F" w:rsidRDefault="00112A5F" w:rsidP="00D66E5E">
            <w:pPr>
              <w:widowControl/>
              <w:spacing w:line="240" w:lineRule="auto"/>
              <w:ind w:firstLineChars="100" w:firstLine="200"/>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78362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EC1F2C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318C4F4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ECA487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14A9F6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6D1DF4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C705F3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655C4895"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9650F3C"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Pit latrine</w:t>
            </w:r>
          </w:p>
        </w:tc>
        <w:tc>
          <w:tcPr>
            <w:tcW w:w="942" w:type="dxa"/>
            <w:tcBorders>
              <w:top w:val="nil"/>
              <w:left w:val="nil"/>
              <w:bottom w:val="single" w:sz="4" w:space="0" w:color="auto"/>
              <w:right w:val="nil"/>
            </w:tcBorders>
            <w:shd w:val="clear" w:color="auto" w:fill="auto"/>
            <w:vAlign w:val="center"/>
            <w:hideMark/>
          </w:tcPr>
          <w:p w14:paraId="0506193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600F63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DF37E0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013642F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9B3933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192443A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1F4467B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4C04A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6D7962A7"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20597B9F"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Bucket or pan</w:t>
            </w:r>
          </w:p>
        </w:tc>
        <w:tc>
          <w:tcPr>
            <w:tcW w:w="942" w:type="dxa"/>
            <w:tcBorders>
              <w:top w:val="nil"/>
              <w:left w:val="nil"/>
              <w:bottom w:val="single" w:sz="4" w:space="0" w:color="auto"/>
              <w:right w:val="nil"/>
            </w:tcBorders>
            <w:shd w:val="clear" w:color="auto" w:fill="auto"/>
            <w:vAlign w:val="center"/>
            <w:hideMark/>
          </w:tcPr>
          <w:p w14:paraId="23E84BB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1AE8EB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0A5E26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36EADCF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B2C946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2845F9A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1F86509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CF303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AD49533"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4CA952E"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lastRenderedPageBreak/>
              <w:t>No toilet</w:t>
            </w:r>
          </w:p>
        </w:tc>
        <w:tc>
          <w:tcPr>
            <w:tcW w:w="942" w:type="dxa"/>
            <w:tcBorders>
              <w:top w:val="nil"/>
              <w:left w:val="nil"/>
              <w:bottom w:val="single" w:sz="4" w:space="0" w:color="auto"/>
              <w:right w:val="nil"/>
            </w:tcBorders>
            <w:shd w:val="clear" w:color="auto" w:fill="auto"/>
            <w:vAlign w:val="center"/>
            <w:hideMark/>
          </w:tcPr>
          <w:p w14:paraId="4AC9F0E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402CD7E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363223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5D24706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9F8B96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35EE18D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A3B90D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A30BD2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783187C0"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386C82D2" w14:textId="77777777" w:rsidR="00112A5F" w:rsidRPr="00112A5F" w:rsidRDefault="00112A5F" w:rsidP="00112A5F">
            <w:pPr>
              <w:widowControl/>
              <w:spacing w:line="240" w:lineRule="auto"/>
              <w:ind w:firstLineChars="100" w:firstLine="200"/>
              <w:rPr>
                <w:rFonts w:eastAsia="Times New Roman" w:cs="Calibri"/>
                <w:sz w:val="20"/>
                <w:szCs w:val="20"/>
              </w:rPr>
            </w:pPr>
            <w:proofErr w:type="spellStart"/>
            <w:r w:rsidRPr="00112A5F">
              <w:rPr>
                <w:rFonts w:eastAsia="Times New Roman" w:cs="Calibri"/>
                <w:sz w:val="20"/>
                <w:szCs w:val="20"/>
              </w:rPr>
              <w:t>Other</w:t>
            </w:r>
            <w:r w:rsidRPr="00112A5F">
              <w:rPr>
                <w:rFonts w:eastAsia="Times New Roman" w:cs="Calibri"/>
                <w:sz w:val="20"/>
                <w:szCs w:val="20"/>
                <w:vertAlign w:val="superscript"/>
              </w:rPr>
              <w:t>e</w:t>
            </w:r>
            <w:proofErr w:type="spellEnd"/>
          </w:p>
        </w:tc>
        <w:tc>
          <w:tcPr>
            <w:tcW w:w="942" w:type="dxa"/>
            <w:tcBorders>
              <w:top w:val="nil"/>
              <w:left w:val="nil"/>
              <w:bottom w:val="single" w:sz="4" w:space="0" w:color="auto"/>
              <w:right w:val="nil"/>
            </w:tcBorders>
            <w:shd w:val="clear" w:color="auto" w:fill="auto"/>
            <w:vAlign w:val="center"/>
            <w:hideMark/>
          </w:tcPr>
          <w:p w14:paraId="35E37C1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31C7B5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6B46B2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280B4E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4EA9D38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425679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A04F65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6BF8B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B652C9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1F31D9F2"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Number of households</w:t>
            </w:r>
          </w:p>
        </w:tc>
        <w:tc>
          <w:tcPr>
            <w:tcW w:w="942" w:type="dxa"/>
            <w:tcBorders>
              <w:top w:val="nil"/>
              <w:left w:val="nil"/>
              <w:bottom w:val="single" w:sz="4" w:space="0" w:color="auto"/>
              <w:right w:val="nil"/>
            </w:tcBorders>
            <w:shd w:val="clear" w:color="auto" w:fill="auto"/>
            <w:vAlign w:val="center"/>
            <w:hideMark/>
          </w:tcPr>
          <w:p w14:paraId="5682E2D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646433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08CF29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3A43567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4458AAE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18A17AD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5F388C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AD2932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a difference exists between the baseline and endline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7"/>
      <w:r w:rsidRPr="00220E49">
        <w:rPr>
          <w:rFonts w:eastAsia="Times New Roman" w:cs="Calibri"/>
          <w:sz w:val="16"/>
          <w:szCs w:val="16"/>
          <w:vertAlign w:val="superscript"/>
        </w:rPr>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proofErr w:type="spellStart"/>
      <w:r w:rsidRPr="00CB686C">
        <w:rPr>
          <w:rFonts w:eastAsia="Times New Roman" w:cs="Calibri"/>
          <w:i/>
          <w:iCs/>
          <w:sz w:val="16"/>
          <w:szCs w:val="16"/>
        </w:rPr>
        <w:t>tubewell</w:t>
      </w:r>
      <w:proofErr w:type="spellEnd"/>
      <w:r w:rsidRPr="00CB686C">
        <w:rPr>
          <w:rFonts w:eastAsia="Times New Roman" w:cs="Calibri"/>
          <w:i/>
          <w:iCs/>
          <w:sz w:val="16"/>
          <w:szCs w:val="16"/>
        </w:rPr>
        <w:t>/borehole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7"/>
      <w:r w:rsidR="000D3613">
        <w:rPr>
          <w:rStyle w:val="CommentReference"/>
        </w:rPr>
        <w:commentReference w:id="357"/>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r w:rsidR="00A11DD1" w:rsidRPr="00A11DD1">
        <w:rPr>
          <w:szCs w:val="16"/>
          <w:highlight w:val="yellow"/>
        </w:rPr>
        <w:t xml:space="preserve">endline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8" w:name="_Toc22897199"/>
      <w:bookmarkStart w:id="359" w:name="_Toc50719307"/>
      <w:r w:rsidRPr="00FE1CB1">
        <w:lastRenderedPageBreak/>
        <w:t>H</w:t>
      </w:r>
      <w:r w:rsidR="00BD3197">
        <w:t xml:space="preserve">ousehold economic </w:t>
      </w:r>
      <w:commentRangeStart w:id="360"/>
      <w:r w:rsidR="00BD3197">
        <w:t>s</w:t>
      </w:r>
      <w:r w:rsidRPr="00FE1CB1">
        <w:t>tatus</w:t>
      </w:r>
      <w:bookmarkEnd w:id="331"/>
      <w:bookmarkEnd w:id="332"/>
      <w:commentRangeEnd w:id="360"/>
      <w:r w:rsidR="0096107F">
        <w:rPr>
          <w:rStyle w:val="CommentReference"/>
          <w:rFonts w:eastAsia="Arial"/>
          <w:b w:val="0"/>
          <w:caps w:val="0"/>
          <w:color w:val="000000"/>
        </w:rPr>
        <w:commentReference w:id="360"/>
      </w:r>
      <w:bookmarkEnd w:id="358"/>
      <w:bookmarkEnd w:id="359"/>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1"/>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1"/>
      <w:r>
        <w:rPr>
          <w:rStyle w:val="CommentReference"/>
        </w:rPr>
        <w:commentReference w:id="361"/>
      </w:r>
      <w:r w:rsidRPr="00DF4DE5">
        <w:rPr>
          <w:highlight w:val="yellow"/>
        </w:rPr>
        <w:t>]</w:t>
      </w:r>
    </w:p>
    <w:p w14:paraId="0BED032C" w14:textId="39E24A9E" w:rsidR="00BC0F95" w:rsidRDefault="00BC0F95" w:rsidP="00FE1CB1">
      <w:pPr>
        <w:pStyle w:val="BodyText"/>
      </w:pPr>
      <w:commentRangeStart w:id="362"/>
      <w:r w:rsidRPr="00A6514F">
        <w:rPr>
          <w:highlight w:val="yellow"/>
        </w:rPr>
        <w:t>The</w:t>
      </w:r>
      <w:commentRangeEnd w:id="362"/>
      <w:r w:rsidR="0096107F">
        <w:rPr>
          <w:rStyle w:val="CommentReference"/>
        </w:rPr>
        <w:commentReference w:id="362"/>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w:t>
      </w:r>
      <w:proofErr w:type="gramStart"/>
      <w:r w:rsidRPr="00A6514F">
        <w:rPr>
          <w:highlight w:val="yellow"/>
        </w:rPr>
        <w:t>similar to</w:t>
      </w:r>
      <w:proofErr w:type="gramEnd"/>
      <w:r w:rsidRPr="00A6514F">
        <w:rPr>
          <w:highlight w:val="yellow"/>
        </w:rPr>
        <w:t xml:space="preserve">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3" w:name="_Toc400542613"/>
      <w:bookmarkStart w:id="364" w:name="_Toc414874500"/>
      <w:bookmarkStart w:id="365" w:name="_Toc22897200"/>
      <w:bookmarkStart w:id="366" w:name="_Toc50719308"/>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3"/>
      <w:bookmarkEnd w:id="364"/>
      <w:bookmarkEnd w:id="365"/>
      <w:bookmarkEnd w:id="366"/>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comparing estimates at baseline and at endline</w:t>
      </w:r>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7"/>
      <w:r w:rsidRPr="005C6533">
        <w:t>positively skewed</w:t>
      </w:r>
      <w:commentRangeEnd w:id="367"/>
      <w:r w:rsidR="0096107F">
        <w:rPr>
          <w:rStyle w:val="CommentReference"/>
        </w:rPr>
        <w:commentReference w:id="367"/>
      </w:r>
      <w:r w:rsidRPr="005C6533">
        <w:t xml:space="preserve">, with </w:t>
      </w:r>
      <w:proofErr w:type="gramStart"/>
      <w:r w:rsidRPr="005C6533">
        <w:t>the major</w:t>
      </w:r>
      <w:r w:rsidR="00B66610">
        <w:t>ity of</w:t>
      </w:r>
      <w:proofErr w:type="gramEnd"/>
      <w:r w:rsidR="00B66610">
        <w:t xml:space="preserve">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8" w:name="_Toc415131204"/>
      <w:bookmarkStart w:id="369" w:name="_Toc499553864"/>
      <w:bookmarkStart w:id="370" w:name="_Toc499554302"/>
      <w:bookmarkStart w:id="371" w:name="_Toc499554557"/>
      <w:bookmarkStart w:id="372" w:name="_Toc531870951"/>
      <w:bookmarkStart w:id="373" w:name="_Toc50719171"/>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68"/>
      <w:bookmarkEnd w:id="369"/>
      <w:bookmarkEnd w:id="370"/>
      <w:bookmarkEnd w:id="371"/>
      <w:bookmarkEnd w:id="372"/>
      <w:bookmarkEnd w:id="373"/>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4"/>
      <w:r>
        <w:t>^ Results not statistically reliable, n&lt;30</w:t>
      </w:r>
      <w:commentRangeEnd w:id="374"/>
      <w:r w:rsidR="004E33EB">
        <w:rPr>
          <w:rStyle w:val="CommentReference"/>
          <w:rFonts w:eastAsia="Arial" w:cs="Arial"/>
          <w:color w:val="000000"/>
        </w:rPr>
        <w:commentReference w:id="374"/>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endline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574FA27A" w14:textId="3FB22E9F" w:rsidR="0004059A" w:rsidRDefault="0004059A" w:rsidP="0004059A">
      <w:pPr>
        <w:pStyle w:val="TF-TblFN"/>
        <w:spacing w:before="0" w:line="252" w:lineRule="auto"/>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1C6815">
        <w:t>)</w:t>
      </w:r>
      <w:r w:rsidRPr="00D21192">
        <w:t xml:space="preserve"> are calculated using de jure household members. </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 xml:space="preserve">Consumer Price Index (CPI) and the 2005 Purchasing Power Parity (PPP) Index estimated by the World Bank. The following formula was used: [(2005 CPI in local currency units [LCU]/survey month and year CPI </w:t>
      </w:r>
      <w:proofErr w:type="gramStart"/>
      <w:r>
        <w:t>LCU)*</w:t>
      </w:r>
      <w:proofErr w:type="gramEnd"/>
      <w:r>
        <w:t>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3AA245D9" w14:textId="45A506BC" w:rsidR="003A7FF4" w:rsidRDefault="003A7FF4" w:rsidP="003A7FF4">
      <w:pPr>
        <w:pStyle w:val="Tabletitle"/>
        <w:keepLines/>
        <w:spacing w:before="240"/>
        <w:contextualSpacing/>
        <w:outlineLvl w:val="3"/>
      </w:pPr>
      <w:bookmarkStart w:id="375" w:name="_Toc50719172"/>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Endline ZOI Surveys</w:t>
      </w:r>
      <w:bookmarkEnd w:id="375"/>
    </w:p>
    <w:tbl>
      <w:tblPr>
        <w:tblW w:w="0" w:type="auto"/>
        <w:tblLayout w:type="fixed"/>
        <w:tblLook w:val="04A0" w:firstRow="1" w:lastRow="0" w:firstColumn="1" w:lastColumn="0" w:noHBand="0" w:noVBand="1"/>
      </w:tblPr>
      <w:tblGrid>
        <w:gridCol w:w="2498"/>
        <w:gridCol w:w="1113"/>
        <w:gridCol w:w="1113"/>
        <w:gridCol w:w="925"/>
        <w:gridCol w:w="285"/>
        <w:gridCol w:w="1050"/>
        <w:gridCol w:w="1050"/>
        <w:gridCol w:w="904"/>
        <w:gridCol w:w="638"/>
      </w:tblGrid>
      <w:tr w:rsidR="00037459" w:rsidRPr="00037459" w14:paraId="2569AC32" w14:textId="77777777" w:rsidTr="00F459B2">
        <w:trPr>
          <w:trHeight w:val="259"/>
        </w:trPr>
        <w:tc>
          <w:tcPr>
            <w:tcW w:w="2498" w:type="dxa"/>
            <w:tcBorders>
              <w:top w:val="single" w:sz="4" w:space="0" w:color="000000"/>
              <w:left w:val="nil"/>
              <w:bottom w:val="nil"/>
              <w:right w:val="nil"/>
            </w:tcBorders>
            <w:shd w:val="clear" w:color="387990" w:fill="387990"/>
            <w:vAlign w:val="center"/>
            <w:hideMark/>
          </w:tcPr>
          <w:p w14:paraId="17466B40" w14:textId="77777777" w:rsidR="00037459" w:rsidRPr="00037459" w:rsidRDefault="00037459" w:rsidP="00037459">
            <w:pPr>
              <w:widowControl/>
              <w:spacing w:line="240" w:lineRule="auto"/>
              <w:rPr>
                <w:rFonts w:eastAsia="Times New Roman" w:cs="Calibri"/>
                <w:b/>
                <w:bCs/>
                <w:color w:val="FFFFFF"/>
                <w:sz w:val="20"/>
                <w:szCs w:val="20"/>
              </w:rPr>
            </w:pPr>
            <w:r w:rsidRPr="00037459">
              <w:rPr>
                <w:rFonts w:eastAsia="Times New Roman" w:cs="Calibri"/>
                <w:b/>
                <w:bCs/>
                <w:color w:val="FFFFFF"/>
                <w:sz w:val="20"/>
                <w:szCs w:val="20"/>
              </w:rPr>
              <w:t> </w:t>
            </w:r>
          </w:p>
        </w:tc>
        <w:tc>
          <w:tcPr>
            <w:tcW w:w="3151" w:type="dxa"/>
            <w:gridSpan w:val="3"/>
            <w:tcBorders>
              <w:top w:val="single" w:sz="4" w:space="0" w:color="000000"/>
              <w:left w:val="nil"/>
              <w:bottom w:val="single" w:sz="4" w:space="0" w:color="FFFFFF"/>
              <w:right w:val="nil"/>
            </w:tcBorders>
            <w:shd w:val="clear" w:color="387990" w:fill="387990"/>
            <w:vAlign w:val="bottom"/>
            <w:hideMark/>
          </w:tcPr>
          <w:p w14:paraId="038D3917"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 xml:space="preserve">Baseline </w:t>
            </w:r>
            <w:r w:rsidRPr="00037459">
              <w:rPr>
                <w:rFonts w:eastAsia="Times New Roman" w:cs="Calibri"/>
                <w:b/>
                <w:bCs/>
                <w:color w:val="FFFFFF"/>
                <w:sz w:val="20"/>
                <w:szCs w:val="20"/>
              </w:rPr>
              <w:br/>
              <w:t>([Year(s)])</w:t>
            </w:r>
          </w:p>
        </w:tc>
        <w:tc>
          <w:tcPr>
            <w:tcW w:w="285" w:type="dxa"/>
            <w:tcBorders>
              <w:top w:val="single" w:sz="4" w:space="0" w:color="000000"/>
              <w:left w:val="nil"/>
              <w:bottom w:val="nil"/>
              <w:right w:val="nil"/>
            </w:tcBorders>
            <w:shd w:val="clear" w:color="387990" w:fill="387990"/>
            <w:vAlign w:val="bottom"/>
            <w:hideMark/>
          </w:tcPr>
          <w:p w14:paraId="5BD3DBBB" w14:textId="77777777" w:rsidR="00037459" w:rsidRPr="00037459" w:rsidRDefault="00037459" w:rsidP="00037459">
            <w:pPr>
              <w:widowControl/>
              <w:spacing w:line="240" w:lineRule="auto"/>
              <w:rPr>
                <w:rFonts w:eastAsia="Times New Roman" w:cs="Calibri"/>
                <w:b/>
                <w:bCs/>
                <w:color w:val="FFFFFF"/>
                <w:sz w:val="20"/>
                <w:szCs w:val="20"/>
              </w:rPr>
            </w:pPr>
            <w:r w:rsidRPr="00037459">
              <w:rPr>
                <w:rFonts w:eastAsia="Times New Roman" w:cs="Calibri"/>
                <w:b/>
                <w:bCs/>
                <w:color w:val="FFFFFF"/>
                <w:sz w:val="20"/>
                <w:szCs w:val="20"/>
              </w:rPr>
              <w:t> </w:t>
            </w:r>
          </w:p>
        </w:tc>
        <w:tc>
          <w:tcPr>
            <w:tcW w:w="3004" w:type="dxa"/>
            <w:gridSpan w:val="3"/>
            <w:tcBorders>
              <w:top w:val="single" w:sz="4" w:space="0" w:color="000000"/>
              <w:left w:val="nil"/>
              <w:bottom w:val="single" w:sz="4" w:space="0" w:color="FFFFFF"/>
              <w:right w:val="nil"/>
            </w:tcBorders>
            <w:shd w:val="clear" w:color="387990" w:fill="387990"/>
            <w:vAlign w:val="bottom"/>
            <w:hideMark/>
          </w:tcPr>
          <w:p w14:paraId="69A16D7F"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 xml:space="preserve">Endline </w:t>
            </w:r>
            <w:r w:rsidRPr="00037459">
              <w:rPr>
                <w:rFonts w:eastAsia="Times New Roman" w:cs="Calibri"/>
                <w:b/>
                <w:bCs/>
                <w:color w:val="FFFFFF"/>
                <w:sz w:val="20"/>
                <w:szCs w:val="20"/>
              </w:rPr>
              <w:br/>
              <w:t>([Year(s)])</w:t>
            </w:r>
          </w:p>
        </w:tc>
        <w:tc>
          <w:tcPr>
            <w:tcW w:w="638" w:type="dxa"/>
            <w:tcBorders>
              <w:top w:val="single" w:sz="4" w:space="0" w:color="000000"/>
              <w:left w:val="nil"/>
              <w:bottom w:val="nil"/>
              <w:right w:val="nil"/>
            </w:tcBorders>
            <w:shd w:val="clear" w:color="387990" w:fill="387990"/>
            <w:vAlign w:val="center"/>
            <w:hideMark/>
          </w:tcPr>
          <w:p w14:paraId="70F295CC"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 </w:t>
            </w:r>
          </w:p>
        </w:tc>
      </w:tr>
      <w:tr w:rsidR="00037459" w:rsidRPr="00037459" w14:paraId="1A83C95D" w14:textId="77777777" w:rsidTr="00F459B2">
        <w:trPr>
          <w:trHeight w:val="259"/>
        </w:trPr>
        <w:tc>
          <w:tcPr>
            <w:tcW w:w="2498" w:type="dxa"/>
            <w:tcBorders>
              <w:top w:val="nil"/>
              <w:left w:val="nil"/>
              <w:bottom w:val="single" w:sz="4" w:space="0" w:color="000000"/>
              <w:right w:val="nil"/>
            </w:tcBorders>
            <w:shd w:val="clear" w:color="387990" w:fill="387990"/>
            <w:vAlign w:val="center"/>
            <w:hideMark/>
          </w:tcPr>
          <w:p w14:paraId="61FFC205" w14:textId="77777777" w:rsidR="00037459" w:rsidRPr="00037459" w:rsidRDefault="00037459" w:rsidP="00037459">
            <w:pPr>
              <w:widowControl/>
              <w:spacing w:line="240" w:lineRule="auto"/>
              <w:rPr>
                <w:rFonts w:eastAsia="Times New Roman" w:cs="Calibri"/>
                <w:b/>
                <w:bCs/>
                <w:color w:val="FFFFFF"/>
                <w:sz w:val="20"/>
                <w:szCs w:val="20"/>
              </w:rPr>
            </w:pPr>
            <w:r w:rsidRPr="00037459">
              <w:rPr>
                <w:rFonts w:eastAsia="Times New Roman" w:cs="Calibri"/>
                <w:b/>
                <w:bCs/>
                <w:color w:val="FFFFFF"/>
                <w:sz w:val="20"/>
                <w:szCs w:val="20"/>
              </w:rPr>
              <w:t>Characteristic</w:t>
            </w:r>
          </w:p>
        </w:tc>
        <w:tc>
          <w:tcPr>
            <w:tcW w:w="1113" w:type="dxa"/>
            <w:tcBorders>
              <w:top w:val="nil"/>
              <w:left w:val="nil"/>
              <w:bottom w:val="single" w:sz="4" w:space="0" w:color="000000"/>
              <w:right w:val="nil"/>
            </w:tcBorders>
            <w:shd w:val="clear" w:color="387990" w:fill="387990"/>
            <w:vAlign w:val="bottom"/>
            <w:hideMark/>
          </w:tcPr>
          <w:p w14:paraId="2BC31B13"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Median</w:t>
            </w:r>
          </w:p>
        </w:tc>
        <w:tc>
          <w:tcPr>
            <w:tcW w:w="1113" w:type="dxa"/>
            <w:tcBorders>
              <w:top w:val="nil"/>
              <w:left w:val="nil"/>
              <w:bottom w:val="single" w:sz="4" w:space="0" w:color="000000"/>
              <w:right w:val="nil"/>
            </w:tcBorders>
            <w:shd w:val="clear" w:color="387990" w:fill="387990"/>
            <w:vAlign w:val="bottom"/>
            <w:hideMark/>
          </w:tcPr>
          <w:p w14:paraId="76F278E6"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95% CI</w:t>
            </w:r>
          </w:p>
        </w:tc>
        <w:tc>
          <w:tcPr>
            <w:tcW w:w="925" w:type="dxa"/>
            <w:tcBorders>
              <w:top w:val="nil"/>
              <w:left w:val="nil"/>
              <w:bottom w:val="single" w:sz="4" w:space="0" w:color="000000"/>
              <w:right w:val="nil"/>
            </w:tcBorders>
            <w:shd w:val="clear" w:color="387990" w:fill="387990"/>
            <w:vAlign w:val="bottom"/>
            <w:hideMark/>
          </w:tcPr>
          <w:p w14:paraId="4F14F6F5"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n</w:t>
            </w:r>
          </w:p>
        </w:tc>
        <w:tc>
          <w:tcPr>
            <w:tcW w:w="285" w:type="dxa"/>
            <w:tcBorders>
              <w:top w:val="nil"/>
              <w:left w:val="nil"/>
              <w:bottom w:val="single" w:sz="4" w:space="0" w:color="000000"/>
              <w:right w:val="nil"/>
            </w:tcBorders>
            <w:shd w:val="clear" w:color="387990" w:fill="387990"/>
            <w:vAlign w:val="bottom"/>
            <w:hideMark/>
          </w:tcPr>
          <w:p w14:paraId="7252E1F4"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 </w:t>
            </w:r>
          </w:p>
        </w:tc>
        <w:tc>
          <w:tcPr>
            <w:tcW w:w="1050" w:type="dxa"/>
            <w:tcBorders>
              <w:top w:val="nil"/>
              <w:left w:val="nil"/>
              <w:bottom w:val="single" w:sz="4" w:space="0" w:color="000000"/>
              <w:right w:val="nil"/>
            </w:tcBorders>
            <w:shd w:val="clear" w:color="387990" w:fill="387990"/>
            <w:vAlign w:val="bottom"/>
            <w:hideMark/>
          </w:tcPr>
          <w:p w14:paraId="70B33C62"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Median</w:t>
            </w:r>
          </w:p>
        </w:tc>
        <w:tc>
          <w:tcPr>
            <w:tcW w:w="1050" w:type="dxa"/>
            <w:tcBorders>
              <w:top w:val="nil"/>
              <w:left w:val="nil"/>
              <w:bottom w:val="single" w:sz="4" w:space="0" w:color="000000"/>
              <w:right w:val="nil"/>
            </w:tcBorders>
            <w:shd w:val="clear" w:color="387990" w:fill="387990"/>
            <w:vAlign w:val="bottom"/>
            <w:hideMark/>
          </w:tcPr>
          <w:p w14:paraId="2720676D"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95% CI</w:t>
            </w:r>
          </w:p>
        </w:tc>
        <w:tc>
          <w:tcPr>
            <w:tcW w:w="904" w:type="dxa"/>
            <w:tcBorders>
              <w:top w:val="nil"/>
              <w:left w:val="nil"/>
              <w:bottom w:val="single" w:sz="4" w:space="0" w:color="000000"/>
              <w:right w:val="nil"/>
            </w:tcBorders>
            <w:shd w:val="clear" w:color="387990" w:fill="387990"/>
            <w:vAlign w:val="bottom"/>
            <w:hideMark/>
          </w:tcPr>
          <w:p w14:paraId="212C82C3"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n</w:t>
            </w:r>
          </w:p>
        </w:tc>
        <w:tc>
          <w:tcPr>
            <w:tcW w:w="638" w:type="dxa"/>
            <w:tcBorders>
              <w:top w:val="nil"/>
              <w:left w:val="nil"/>
              <w:bottom w:val="single" w:sz="4" w:space="0" w:color="000000"/>
              <w:right w:val="nil"/>
            </w:tcBorders>
            <w:shd w:val="clear" w:color="387990" w:fill="387990"/>
            <w:vAlign w:val="center"/>
            <w:hideMark/>
          </w:tcPr>
          <w:p w14:paraId="43A1353A"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Diff.</w:t>
            </w:r>
          </w:p>
        </w:tc>
      </w:tr>
      <w:tr w:rsidR="00037459" w:rsidRPr="00037459" w14:paraId="39EFC681"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4CD0BFB7"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All households</w:t>
            </w:r>
          </w:p>
        </w:tc>
        <w:tc>
          <w:tcPr>
            <w:tcW w:w="1113" w:type="dxa"/>
            <w:tcBorders>
              <w:top w:val="nil"/>
              <w:left w:val="nil"/>
              <w:bottom w:val="single" w:sz="4" w:space="0" w:color="000000"/>
              <w:right w:val="nil"/>
            </w:tcBorders>
            <w:shd w:val="clear" w:color="auto" w:fill="auto"/>
            <w:noWrap/>
            <w:vAlign w:val="center"/>
            <w:hideMark/>
          </w:tcPr>
          <w:p w14:paraId="7F579B87"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113" w:type="dxa"/>
            <w:tcBorders>
              <w:top w:val="nil"/>
              <w:left w:val="nil"/>
              <w:bottom w:val="single" w:sz="4" w:space="0" w:color="000000"/>
              <w:right w:val="nil"/>
            </w:tcBorders>
            <w:shd w:val="clear" w:color="auto" w:fill="auto"/>
            <w:noWrap/>
            <w:vAlign w:val="center"/>
            <w:hideMark/>
          </w:tcPr>
          <w:p w14:paraId="5EF69841"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25" w:type="dxa"/>
            <w:tcBorders>
              <w:top w:val="nil"/>
              <w:left w:val="nil"/>
              <w:bottom w:val="single" w:sz="4" w:space="0" w:color="000000"/>
              <w:right w:val="nil"/>
            </w:tcBorders>
            <w:shd w:val="clear" w:color="auto" w:fill="auto"/>
            <w:noWrap/>
            <w:vAlign w:val="center"/>
            <w:hideMark/>
          </w:tcPr>
          <w:p w14:paraId="353BEC87"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285" w:type="dxa"/>
            <w:tcBorders>
              <w:top w:val="nil"/>
              <w:left w:val="nil"/>
              <w:bottom w:val="single" w:sz="4" w:space="0" w:color="000000"/>
              <w:right w:val="nil"/>
            </w:tcBorders>
            <w:shd w:val="clear" w:color="auto" w:fill="auto"/>
            <w:noWrap/>
            <w:vAlign w:val="center"/>
            <w:hideMark/>
          </w:tcPr>
          <w:p w14:paraId="56EDB4A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050" w:type="dxa"/>
            <w:tcBorders>
              <w:top w:val="nil"/>
              <w:left w:val="nil"/>
              <w:bottom w:val="single" w:sz="4" w:space="0" w:color="000000"/>
              <w:right w:val="nil"/>
            </w:tcBorders>
            <w:shd w:val="clear" w:color="auto" w:fill="auto"/>
            <w:noWrap/>
            <w:vAlign w:val="center"/>
            <w:hideMark/>
          </w:tcPr>
          <w:p w14:paraId="78379087"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050" w:type="dxa"/>
            <w:tcBorders>
              <w:top w:val="nil"/>
              <w:left w:val="nil"/>
              <w:bottom w:val="single" w:sz="4" w:space="0" w:color="000000"/>
              <w:right w:val="nil"/>
            </w:tcBorders>
            <w:shd w:val="clear" w:color="auto" w:fill="auto"/>
            <w:noWrap/>
            <w:vAlign w:val="center"/>
            <w:hideMark/>
          </w:tcPr>
          <w:p w14:paraId="06B0778B"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04" w:type="dxa"/>
            <w:tcBorders>
              <w:top w:val="nil"/>
              <w:left w:val="nil"/>
              <w:bottom w:val="single" w:sz="4" w:space="0" w:color="000000"/>
              <w:right w:val="nil"/>
            </w:tcBorders>
            <w:shd w:val="clear" w:color="auto" w:fill="auto"/>
            <w:vAlign w:val="center"/>
            <w:hideMark/>
          </w:tcPr>
          <w:p w14:paraId="3AE6C39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638" w:type="dxa"/>
            <w:tcBorders>
              <w:top w:val="nil"/>
              <w:left w:val="nil"/>
              <w:bottom w:val="single" w:sz="4" w:space="0" w:color="000000"/>
              <w:right w:val="nil"/>
            </w:tcBorders>
            <w:shd w:val="clear" w:color="auto" w:fill="auto"/>
            <w:vAlign w:val="center"/>
            <w:hideMark/>
          </w:tcPr>
          <w:p w14:paraId="41E99B18"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r>
      <w:tr w:rsidR="00037459" w:rsidRPr="00037459" w14:paraId="77D265EF" w14:textId="77777777" w:rsidTr="00F459B2">
        <w:trPr>
          <w:trHeight w:val="259"/>
        </w:trPr>
        <w:tc>
          <w:tcPr>
            <w:tcW w:w="9576" w:type="dxa"/>
            <w:gridSpan w:val="9"/>
            <w:tcBorders>
              <w:top w:val="single" w:sz="4" w:space="0" w:color="000000"/>
              <w:left w:val="nil"/>
              <w:bottom w:val="single" w:sz="4" w:space="0" w:color="000000"/>
              <w:right w:val="nil"/>
            </w:tcBorders>
            <w:shd w:val="clear" w:color="DBE7F3" w:fill="DBE7F3"/>
            <w:noWrap/>
            <w:vAlign w:val="center"/>
            <w:hideMark/>
          </w:tcPr>
          <w:p w14:paraId="3E9F1416"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Gendered household type</w:t>
            </w:r>
          </w:p>
        </w:tc>
      </w:tr>
      <w:tr w:rsidR="00037459" w:rsidRPr="00037459" w14:paraId="0655F9BC"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5D9D68C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Male and female adults</w:t>
            </w:r>
          </w:p>
        </w:tc>
        <w:tc>
          <w:tcPr>
            <w:tcW w:w="1113" w:type="dxa"/>
            <w:tcBorders>
              <w:top w:val="nil"/>
              <w:left w:val="nil"/>
              <w:bottom w:val="single" w:sz="4" w:space="0" w:color="000000"/>
              <w:right w:val="nil"/>
            </w:tcBorders>
            <w:shd w:val="clear" w:color="auto" w:fill="auto"/>
            <w:noWrap/>
            <w:vAlign w:val="center"/>
            <w:hideMark/>
          </w:tcPr>
          <w:p w14:paraId="7AC963F2"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nil"/>
              <w:left w:val="nil"/>
              <w:bottom w:val="single" w:sz="4" w:space="0" w:color="000000"/>
              <w:right w:val="nil"/>
            </w:tcBorders>
            <w:shd w:val="clear" w:color="auto" w:fill="auto"/>
            <w:noWrap/>
            <w:vAlign w:val="center"/>
            <w:hideMark/>
          </w:tcPr>
          <w:p w14:paraId="1B0C29F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nil"/>
              <w:left w:val="nil"/>
              <w:bottom w:val="single" w:sz="4" w:space="0" w:color="000000"/>
              <w:right w:val="nil"/>
            </w:tcBorders>
            <w:shd w:val="clear" w:color="auto" w:fill="auto"/>
            <w:noWrap/>
            <w:vAlign w:val="center"/>
            <w:hideMark/>
          </w:tcPr>
          <w:p w14:paraId="3CB27D5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nil"/>
              <w:left w:val="nil"/>
              <w:bottom w:val="single" w:sz="4" w:space="0" w:color="000000"/>
              <w:right w:val="nil"/>
            </w:tcBorders>
            <w:shd w:val="clear" w:color="auto" w:fill="auto"/>
            <w:noWrap/>
            <w:vAlign w:val="center"/>
            <w:hideMark/>
          </w:tcPr>
          <w:p w14:paraId="267F243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noWrap/>
            <w:vAlign w:val="center"/>
            <w:hideMark/>
          </w:tcPr>
          <w:p w14:paraId="769CE88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noWrap/>
            <w:vAlign w:val="center"/>
            <w:hideMark/>
          </w:tcPr>
          <w:p w14:paraId="7C919D1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vAlign w:val="center"/>
            <w:hideMark/>
          </w:tcPr>
          <w:p w14:paraId="79448CF0"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nil"/>
              <w:left w:val="nil"/>
              <w:bottom w:val="single" w:sz="4" w:space="0" w:color="000000"/>
              <w:right w:val="nil"/>
            </w:tcBorders>
            <w:shd w:val="clear" w:color="auto" w:fill="auto"/>
            <w:vAlign w:val="center"/>
            <w:hideMark/>
          </w:tcPr>
          <w:p w14:paraId="55DFD0B1"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73E17689"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2B5A563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Female adults only</w:t>
            </w:r>
          </w:p>
        </w:tc>
        <w:tc>
          <w:tcPr>
            <w:tcW w:w="1113" w:type="dxa"/>
            <w:tcBorders>
              <w:top w:val="nil"/>
              <w:left w:val="nil"/>
              <w:bottom w:val="nil"/>
              <w:right w:val="nil"/>
            </w:tcBorders>
            <w:shd w:val="clear" w:color="auto" w:fill="auto"/>
            <w:noWrap/>
            <w:vAlign w:val="center"/>
            <w:hideMark/>
          </w:tcPr>
          <w:p w14:paraId="43A99F25" w14:textId="77777777" w:rsidR="00037459" w:rsidRPr="00037459" w:rsidRDefault="00037459" w:rsidP="00037459">
            <w:pPr>
              <w:widowControl/>
              <w:spacing w:line="240" w:lineRule="auto"/>
              <w:rPr>
                <w:rFonts w:eastAsia="Times New Roman" w:cs="Calibri"/>
                <w:sz w:val="20"/>
                <w:szCs w:val="20"/>
              </w:rPr>
            </w:pPr>
          </w:p>
        </w:tc>
        <w:tc>
          <w:tcPr>
            <w:tcW w:w="1113" w:type="dxa"/>
            <w:tcBorders>
              <w:top w:val="nil"/>
              <w:left w:val="nil"/>
              <w:bottom w:val="nil"/>
              <w:right w:val="nil"/>
            </w:tcBorders>
            <w:shd w:val="clear" w:color="auto" w:fill="auto"/>
            <w:noWrap/>
            <w:vAlign w:val="center"/>
            <w:hideMark/>
          </w:tcPr>
          <w:p w14:paraId="5D4B2642" w14:textId="77777777" w:rsidR="00037459" w:rsidRPr="00037459" w:rsidRDefault="00037459" w:rsidP="00037459">
            <w:pPr>
              <w:widowControl/>
              <w:spacing w:line="240" w:lineRule="auto"/>
              <w:rPr>
                <w:rFonts w:eastAsia="Times New Roman" w:cs="Times New Roman"/>
                <w:color w:val="auto"/>
                <w:sz w:val="20"/>
                <w:szCs w:val="20"/>
              </w:rPr>
            </w:pPr>
          </w:p>
        </w:tc>
        <w:tc>
          <w:tcPr>
            <w:tcW w:w="925" w:type="dxa"/>
            <w:tcBorders>
              <w:top w:val="nil"/>
              <w:left w:val="nil"/>
              <w:bottom w:val="nil"/>
              <w:right w:val="nil"/>
            </w:tcBorders>
            <w:shd w:val="clear" w:color="auto" w:fill="auto"/>
            <w:noWrap/>
            <w:vAlign w:val="center"/>
            <w:hideMark/>
          </w:tcPr>
          <w:p w14:paraId="27078752" w14:textId="77777777" w:rsidR="00037459" w:rsidRPr="00037459" w:rsidRDefault="00037459" w:rsidP="00037459">
            <w:pPr>
              <w:widowControl/>
              <w:spacing w:line="240" w:lineRule="auto"/>
              <w:rPr>
                <w:rFonts w:eastAsia="Times New Roman" w:cs="Times New Roman"/>
                <w:color w:val="auto"/>
                <w:sz w:val="20"/>
                <w:szCs w:val="20"/>
              </w:rPr>
            </w:pPr>
          </w:p>
        </w:tc>
        <w:tc>
          <w:tcPr>
            <w:tcW w:w="285" w:type="dxa"/>
            <w:tcBorders>
              <w:top w:val="nil"/>
              <w:left w:val="nil"/>
              <w:bottom w:val="nil"/>
              <w:right w:val="nil"/>
            </w:tcBorders>
            <w:shd w:val="clear" w:color="auto" w:fill="auto"/>
            <w:noWrap/>
            <w:vAlign w:val="center"/>
            <w:hideMark/>
          </w:tcPr>
          <w:p w14:paraId="66DF2A5B"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1A68CF89"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41EE7284" w14:textId="77777777" w:rsidR="00037459" w:rsidRPr="00037459" w:rsidRDefault="00037459" w:rsidP="00037459">
            <w:pPr>
              <w:widowControl/>
              <w:spacing w:line="240" w:lineRule="auto"/>
              <w:rPr>
                <w:rFonts w:eastAsia="Times New Roman" w:cs="Times New Roman"/>
                <w:color w:val="auto"/>
                <w:sz w:val="20"/>
                <w:szCs w:val="20"/>
              </w:rPr>
            </w:pPr>
          </w:p>
        </w:tc>
        <w:tc>
          <w:tcPr>
            <w:tcW w:w="904" w:type="dxa"/>
            <w:tcBorders>
              <w:top w:val="nil"/>
              <w:left w:val="nil"/>
              <w:bottom w:val="nil"/>
              <w:right w:val="nil"/>
            </w:tcBorders>
            <w:shd w:val="clear" w:color="auto" w:fill="auto"/>
            <w:vAlign w:val="center"/>
            <w:hideMark/>
          </w:tcPr>
          <w:p w14:paraId="73AC112F" w14:textId="77777777" w:rsidR="00037459" w:rsidRPr="00037459" w:rsidRDefault="00037459" w:rsidP="00037459">
            <w:pPr>
              <w:widowControl/>
              <w:spacing w:line="240" w:lineRule="auto"/>
              <w:rPr>
                <w:rFonts w:eastAsia="Times New Roman" w:cs="Times New Roman"/>
                <w:color w:val="auto"/>
                <w:sz w:val="20"/>
                <w:szCs w:val="20"/>
              </w:rPr>
            </w:pPr>
          </w:p>
        </w:tc>
        <w:tc>
          <w:tcPr>
            <w:tcW w:w="638" w:type="dxa"/>
            <w:tcBorders>
              <w:top w:val="nil"/>
              <w:left w:val="nil"/>
              <w:bottom w:val="nil"/>
              <w:right w:val="nil"/>
            </w:tcBorders>
            <w:shd w:val="clear" w:color="auto" w:fill="auto"/>
            <w:vAlign w:val="center"/>
            <w:hideMark/>
          </w:tcPr>
          <w:p w14:paraId="2B1C331C" w14:textId="77777777" w:rsidR="00037459" w:rsidRPr="00037459" w:rsidRDefault="00037459" w:rsidP="00037459">
            <w:pPr>
              <w:widowControl/>
              <w:spacing w:line="240" w:lineRule="auto"/>
              <w:rPr>
                <w:rFonts w:eastAsia="Times New Roman" w:cs="Times New Roman"/>
                <w:color w:val="auto"/>
                <w:sz w:val="20"/>
                <w:szCs w:val="20"/>
              </w:rPr>
            </w:pPr>
          </w:p>
        </w:tc>
      </w:tr>
      <w:tr w:rsidR="00037459" w:rsidRPr="00037459" w14:paraId="71FE1D53"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2B8D5CE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Male adults only</w:t>
            </w:r>
          </w:p>
        </w:tc>
        <w:tc>
          <w:tcPr>
            <w:tcW w:w="1113" w:type="dxa"/>
            <w:tcBorders>
              <w:top w:val="single" w:sz="4" w:space="0" w:color="000000"/>
              <w:left w:val="nil"/>
              <w:bottom w:val="single" w:sz="4" w:space="0" w:color="000000"/>
              <w:right w:val="nil"/>
            </w:tcBorders>
            <w:shd w:val="clear" w:color="auto" w:fill="auto"/>
            <w:noWrap/>
            <w:vAlign w:val="center"/>
            <w:hideMark/>
          </w:tcPr>
          <w:p w14:paraId="693202ED"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single" w:sz="4" w:space="0" w:color="000000"/>
              <w:left w:val="nil"/>
              <w:bottom w:val="single" w:sz="4" w:space="0" w:color="000000"/>
              <w:right w:val="nil"/>
            </w:tcBorders>
            <w:shd w:val="clear" w:color="auto" w:fill="auto"/>
            <w:noWrap/>
            <w:vAlign w:val="center"/>
            <w:hideMark/>
          </w:tcPr>
          <w:p w14:paraId="3EA72559"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single" w:sz="4" w:space="0" w:color="000000"/>
              <w:left w:val="nil"/>
              <w:bottom w:val="single" w:sz="4" w:space="0" w:color="000000"/>
              <w:right w:val="nil"/>
            </w:tcBorders>
            <w:shd w:val="clear" w:color="auto" w:fill="auto"/>
            <w:noWrap/>
            <w:vAlign w:val="center"/>
            <w:hideMark/>
          </w:tcPr>
          <w:p w14:paraId="2D50ACB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single" w:sz="4" w:space="0" w:color="000000"/>
              <w:left w:val="nil"/>
              <w:bottom w:val="single" w:sz="4" w:space="0" w:color="000000"/>
              <w:right w:val="nil"/>
            </w:tcBorders>
            <w:shd w:val="clear" w:color="auto" w:fill="auto"/>
            <w:noWrap/>
            <w:vAlign w:val="center"/>
            <w:hideMark/>
          </w:tcPr>
          <w:p w14:paraId="0AFE92BE"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6350479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19D700B0"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single" w:sz="4" w:space="0" w:color="000000"/>
              <w:left w:val="nil"/>
              <w:bottom w:val="single" w:sz="4" w:space="0" w:color="000000"/>
              <w:right w:val="nil"/>
            </w:tcBorders>
            <w:shd w:val="clear" w:color="auto" w:fill="auto"/>
            <w:vAlign w:val="center"/>
            <w:hideMark/>
          </w:tcPr>
          <w:p w14:paraId="68422671"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single" w:sz="4" w:space="0" w:color="000000"/>
              <w:left w:val="nil"/>
              <w:bottom w:val="single" w:sz="4" w:space="0" w:color="000000"/>
              <w:right w:val="nil"/>
            </w:tcBorders>
            <w:shd w:val="clear" w:color="auto" w:fill="auto"/>
            <w:vAlign w:val="center"/>
            <w:hideMark/>
          </w:tcPr>
          <w:p w14:paraId="4CC9BA5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65C4B33D"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3CB8002C"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Children only</w:t>
            </w:r>
          </w:p>
        </w:tc>
        <w:tc>
          <w:tcPr>
            <w:tcW w:w="1113" w:type="dxa"/>
            <w:tcBorders>
              <w:top w:val="nil"/>
              <w:left w:val="nil"/>
              <w:bottom w:val="nil"/>
              <w:right w:val="nil"/>
            </w:tcBorders>
            <w:shd w:val="clear" w:color="auto" w:fill="auto"/>
            <w:noWrap/>
            <w:vAlign w:val="center"/>
            <w:hideMark/>
          </w:tcPr>
          <w:p w14:paraId="79EB7E1C" w14:textId="77777777" w:rsidR="00037459" w:rsidRPr="00037459" w:rsidRDefault="00037459" w:rsidP="00037459">
            <w:pPr>
              <w:widowControl/>
              <w:spacing w:line="240" w:lineRule="auto"/>
              <w:rPr>
                <w:rFonts w:eastAsia="Times New Roman" w:cs="Calibri"/>
                <w:sz w:val="20"/>
                <w:szCs w:val="20"/>
              </w:rPr>
            </w:pPr>
          </w:p>
        </w:tc>
        <w:tc>
          <w:tcPr>
            <w:tcW w:w="1113" w:type="dxa"/>
            <w:tcBorders>
              <w:top w:val="nil"/>
              <w:left w:val="nil"/>
              <w:bottom w:val="nil"/>
              <w:right w:val="nil"/>
            </w:tcBorders>
            <w:shd w:val="clear" w:color="auto" w:fill="auto"/>
            <w:noWrap/>
            <w:vAlign w:val="center"/>
            <w:hideMark/>
          </w:tcPr>
          <w:p w14:paraId="5A51E81D" w14:textId="77777777" w:rsidR="00037459" w:rsidRPr="00037459" w:rsidRDefault="00037459" w:rsidP="00037459">
            <w:pPr>
              <w:widowControl/>
              <w:spacing w:line="240" w:lineRule="auto"/>
              <w:rPr>
                <w:rFonts w:eastAsia="Times New Roman" w:cs="Times New Roman"/>
                <w:color w:val="auto"/>
                <w:sz w:val="20"/>
                <w:szCs w:val="20"/>
              </w:rPr>
            </w:pPr>
          </w:p>
        </w:tc>
        <w:tc>
          <w:tcPr>
            <w:tcW w:w="925" w:type="dxa"/>
            <w:tcBorders>
              <w:top w:val="nil"/>
              <w:left w:val="nil"/>
              <w:bottom w:val="nil"/>
              <w:right w:val="nil"/>
            </w:tcBorders>
            <w:shd w:val="clear" w:color="auto" w:fill="auto"/>
            <w:noWrap/>
            <w:vAlign w:val="center"/>
            <w:hideMark/>
          </w:tcPr>
          <w:p w14:paraId="134288C3" w14:textId="77777777" w:rsidR="00037459" w:rsidRPr="00037459" w:rsidRDefault="00037459" w:rsidP="00037459">
            <w:pPr>
              <w:widowControl/>
              <w:spacing w:line="240" w:lineRule="auto"/>
              <w:rPr>
                <w:rFonts w:eastAsia="Times New Roman" w:cs="Times New Roman"/>
                <w:color w:val="auto"/>
                <w:sz w:val="20"/>
                <w:szCs w:val="20"/>
              </w:rPr>
            </w:pPr>
          </w:p>
        </w:tc>
        <w:tc>
          <w:tcPr>
            <w:tcW w:w="285" w:type="dxa"/>
            <w:tcBorders>
              <w:top w:val="nil"/>
              <w:left w:val="nil"/>
              <w:bottom w:val="nil"/>
              <w:right w:val="nil"/>
            </w:tcBorders>
            <w:shd w:val="clear" w:color="auto" w:fill="auto"/>
            <w:noWrap/>
            <w:vAlign w:val="center"/>
            <w:hideMark/>
          </w:tcPr>
          <w:p w14:paraId="7A856DB7"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6BCEED41"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7C70C67A" w14:textId="77777777" w:rsidR="00037459" w:rsidRPr="00037459" w:rsidRDefault="00037459" w:rsidP="00037459">
            <w:pPr>
              <w:widowControl/>
              <w:spacing w:line="240" w:lineRule="auto"/>
              <w:rPr>
                <w:rFonts w:eastAsia="Times New Roman" w:cs="Times New Roman"/>
                <w:color w:val="auto"/>
                <w:sz w:val="20"/>
                <w:szCs w:val="20"/>
              </w:rPr>
            </w:pPr>
          </w:p>
        </w:tc>
        <w:tc>
          <w:tcPr>
            <w:tcW w:w="904" w:type="dxa"/>
            <w:tcBorders>
              <w:top w:val="nil"/>
              <w:left w:val="nil"/>
              <w:bottom w:val="nil"/>
              <w:right w:val="nil"/>
            </w:tcBorders>
            <w:shd w:val="clear" w:color="auto" w:fill="auto"/>
            <w:vAlign w:val="center"/>
            <w:hideMark/>
          </w:tcPr>
          <w:p w14:paraId="0D7B3DDE" w14:textId="77777777" w:rsidR="00037459" w:rsidRPr="00037459" w:rsidRDefault="00037459" w:rsidP="00037459">
            <w:pPr>
              <w:widowControl/>
              <w:spacing w:line="240" w:lineRule="auto"/>
              <w:rPr>
                <w:rFonts w:eastAsia="Times New Roman" w:cs="Times New Roman"/>
                <w:color w:val="auto"/>
                <w:sz w:val="20"/>
                <w:szCs w:val="20"/>
              </w:rPr>
            </w:pPr>
          </w:p>
        </w:tc>
        <w:tc>
          <w:tcPr>
            <w:tcW w:w="638" w:type="dxa"/>
            <w:tcBorders>
              <w:top w:val="nil"/>
              <w:left w:val="nil"/>
              <w:bottom w:val="nil"/>
              <w:right w:val="nil"/>
            </w:tcBorders>
            <w:shd w:val="clear" w:color="auto" w:fill="auto"/>
            <w:vAlign w:val="center"/>
            <w:hideMark/>
          </w:tcPr>
          <w:p w14:paraId="4C0137C1" w14:textId="77777777" w:rsidR="00037459" w:rsidRPr="00037459" w:rsidRDefault="00037459" w:rsidP="00037459">
            <w:pPr>
              <w:widowControl/>
              <w:spacing w:line="240" w:lineRule="auto"/>
              <w:rPr>
                <w:rFonts w:eastAsia="Times New Roman" w:cs="Times New Roman"/>
                <w:color w:val="auto"/>
                <w:sz w:val="20"/>
                <w:szCs w:val="20"/>
              </w:rPr>
            </w:pPr>
          </w:p>
        </w:tc>
      </w:tr>
      <w:tr w:rsidR="00037459" w:rsidRPr="00037459" w14:paraId="657A7E75" w14:textId="77777777" w:rsidTr="00F459B2">
        <w:trPr>
          <w:trHeight w:val="259"/>
        </w:trPr>
        <w:tc>
          <w:tcPr>
            <w:tcW w:w="9576" w:type="dxa"/>
            <w:gridSpan w:val="9"/>
            <w:tcBorders>
              <w:top w:val="single" w:sz="4" w:space="0" w:color="000000"/>
              <w:left w:val="nil"/>
              <w:bottom w:val="single" w:sz="4" w:space="0" w:color="000000"/>
              <w:right w:val="nil"/>
            </w:tcBorders>
            <w:shd w:val="clear" w:color="DEEAF6" w:fill="DEEAF6"/>
            <w:vAlign w:val="center"/>
            <w:hideMark/>
          </w:tcPr>
          <w:p w14:paraId="461D19FB"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Household education</w:t>
            </w:r>
          </w:p>
        </w:tc>
      </w:tr>
      <w:tr w:rsidR="00037459" w:rsidRPr="00037459" w14:paraId="15DF0300"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27524B4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No education</w:t>
            </w:r>
          </w:p>
        </w:tc>
        <w:tc>
          <w:tcPr>
            <w:tcW w:w="1113" w:type="dxa"/>
            <w:tcBorders>
              <w:top w:val="nil"/>
              <w:left w:val="nil"/>
              <w:bottom w:val="nil"/>
              <w:right w:val="nil"/>
            </w:tcBorders>
            <w:shd w:val="clear" w:color="auto" w:fill="auto"/>
            <w:noWrap/>
            <w:vAlign w:val="center"/>
            <w:hideMark/>
          </w:tcPr>
          <w:p w14:paraId="1B1E0D61" w14:textId="77777777" w:rsidR="00037459" w:rsidRPr="00037459" w:rsidRDefault="00037459" w:rsidP="00037459">
            <w:pPr>
              <w:widowControl/>
              <w:spacing w:line="240" w:lineRule="auto"/>
              <w:rPr>
                <w:rFonts w:eastAsia="Times New Roman" w:cs="Calibri"/>
                <w:sz w:val="20"/>
                <w:szCs w:val="20"/>
              </w:rPr>
            </w:pPr>
          </w:p>
        </w:tc>
        <w:tc>
          <w:tcPr>
            <w:tcW w:w="1113" w:type="dxa"/>
            <w:tcBorders>
              <w:top w:val="nil"/>
              <w:left w:val="nil"/>
              <w:bottom w:val="nil"/>
              <w:right w:val="nil"/>
            </w:tcBorders>
            <w:shd w:val="clear" w:color="auto" w:fill="auto"/>
            <w:noWrap/>
            <w:vAlign w:val="center"/>
            <w:hideMark/>
          </w:tcPr>
          <w:p w14:paraId="6AF3F304" w14:textId="77777777" w:rsidR="00037459" w:rsidRPr="00037459" w:rsidRDefault="00037459" w:rsidP="00037459">
            <w:pPr>
              <w:widowControl/>
              <w:spacing w:line="240" w:lineRule="auto"/>
              <w:rPr>
                <w:rFonts w:eastAsia="Times New Roman" w:cs="Times New Roman"/>
                <w:color w:val="auto"/>
                <w:sz w:val="20"/>
                <w:szCs w:val="20"/>
              </w:rPr>
            </w:pPr>
          </w:p>
        </w:tc>
        <w:tc>
          <w:tcPr>
            <w:tcW w:w="925" w:type="dxa"/>
            <w:tcBorders>
              <w:top w:val="nil"/>
              <w:left w:val="nil"/>
              <w:bottom w:val="nil"/>
              <w:right w:val="nil"/>
            </w:tcBorders>
            <w:shd w:val="clear" w:color="auto" w:fill="auto"/>
            <w:noWrap/>
            <w:vAlign w:val="center"/>
            <w:hideMark/>
          </w:tcPr>
          <w:p w14:paraId="2BBEC3CF" w14:textId="77777777" w:rsidR="00037459" w:rsidRPr="00037459" w:rsidRDefault="00037459" w:rsidP="00037459">
            <w:pPr>
              <w:widowControl/>
              <w:spacing w:line="240" w:lineRule="auto"/>
              <w:rPr>
                <w:rFonts w:eastAsia="Times New Roman" w:cs="Times New Roman"/>
                <w:color w:val="auto"/>
                <w:sz w:val="20"/>
                <w:szCs w:val="20"/>
              </w:rPr>
            </w:pPr>
          </w:p>
        </w:tc>
        <w:tc>
          <w:tcPr>
            <w:tcW w:w="285" w:type="dxa"/>
            <w:tcBorders>
              <w:top w:val="nil"/>
              <w:left w:val="nil"/>
              <w:bottom w:val="nil"/>
              <w:right w:val="nil"/>
            </w:tcBorders>
            <w:shd w:val="clear" w:color="auto" w:fill="auto"/>
            <w:noWrap/>
            <w:vAlign w:val="center"/>
            <w:hideMark/>
          </w:tcPr>
          <w:p w14:paraId="506AB0A5"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2807789E"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41AB1499" w14:textId="77777777" w:rsidR="00037459" w:rsidRPr="00037459" w:rsidRDefault="00037459" w:rsidP="00037459">
            <w:pPr>
              <w:widowControl/>
              <w:spacing w:line="240" w:lineRule="auto"/>
              <w:rPr>
                <w:rFonts w:eastAsia="Times New Roman" w:cs="Times New Roman"/>
                <w:color w:val="auto"/>
                <w:sz w:val="20"/>
                <w:szCs w:val="20"/>
              </w:rPr>
            </w:pPr>
          </w:p>
        </w:tc>
        <w:tc>
          <w:tcPr>
            <w:tcW w:w="904" w:type="dxa"/>
            <w:tcBorders>
              <w:top w:val="nil"/>
              <w:left w:val="nil"/>
              <w:bottom w:val="nil"/>
              <w:right w:val="nil"/>
            </w:tcBorders>
            <w:shd w:val="clear" w:color="auto" w:fill="auto"/>
            <w:vAlign w:val="center"/>
            <w:hideMark/>
          </w:tcPr>
          <w:p w14:paraId="5B420B32" w14:textId="77777777" w:rsidR="00037459" w:rsidRPr="00037459" w:rsidRDefault="00037459" w:rsidP="00037459">
            <w:pPr>
              <w:widowControl/>
              <w:spacing w:line="240" w:lineRule="auto"/>
              <w:rPr>
                <w:rFonts w:eastAsia="Times New Roman" w:cs="Times New Roman"/>
                <w:color w:val="auto"/>
                <w:sz w:val="20"/>
                <w:szCs w:val="20"/>
              </w:rPr>
            </w:pPr>
          </w:p>
        </w:tc>
        <w:tc>
          <w:tcPr>
            <w:tcW w:w="638" w:type="dxa"/>
            <w:tcBorders>
              <w:top w:val="nil"/>
              <w:left w:val="nil"/>
              <w:bottom w:val="nil"/>
              <w:right w:val="nil"/>
            </w:tcBorders>
            <w:shd w:val="clear" w:color="auto" w:fill="auto"/>
            <w:vAlign w:val="center"/>
            <w:hideMark/>
          </w:tcPr>
          <w:p w14:paraId="0FB4604C" w14:textId="77777777" w:rsidR="00037459" w:rsidRPr="00037459" w:rsidRDefault="00037459" w:rsidP="00037459">
            <w:pPr>
              <w:widowControl/>
              <w:spacing w:line="240" w:lineRule="auto"/>
              <w:rPr>
                <w:rFonts w:eastAsia="Times New Roman" w:cs="Times New Roman"/>
                <w:color w:val="auto"/>
                <w:sz w:val="20"/>
                <w:szCs w:val="20"/>
              </w:rPr>
            </w:pPr>
          </w:p>
        </w:tc>
      </w:tr>
      <w:tr w:rsidR="00037459" w:rsidRPr="00037459" w14:paraId="4194CCD7"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2782E41A"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Less than primary</w:t>
            </w:r>
          </w:p>
        </w:tc>
        <w:tc>
          <w:tcPr>
            <w:tcW w:w="1113" w:type="dxa"/>
            <w:tcBorders>
              <w:top w:val="single" w:sz="4" w:space="0" w:color="000000"/>
              <w:left w:val="nil"/>
              <w:bottom w:val="single" w:sz="4" w:space="0" w:color="000000"/>
              <w:right w:val="nil"/>
            </w:tcBorders>
            <w:shd w:val="clear" w:color="auto" w:fill="auto"/>
            <w:noWrap/>
            <w:vAlign w:val="center"/>
            <w:hideMark/>
          </w:tcPr>
          <w:p w14:paraId="63758FC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single" w:sz="4" w:space="0" w:color="000000"/>
              <w:left w:val="nil"/>
              <w:bottom w:val="single" w:sz="4" w:space="0" w:color="000000"/>
              <w:right w:val="nil"/>
            </w:tcBorders>
            <w:shd w:val="clear" w:color="auto" w:fill="auto"/>
            <w:noWrap/>
            <w:vAlign w:val="center"/>
            <w:hideMark/>
          </w:tcPr>
          <w:p w14:paraId="30190F4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single" w:sz="4" w:space="0" w:color="000000"/>
              <w:left w:val="nil"/>
              <w:bottom w:val="single" w:sz="4" w:space="0" w:color="000000"/>
              <w:right w:val="nil"/>
            </w:tcBorders>
            <w:shd w:val="clear" w:color="auto" w:fill="auto"/>
            <w:noWrap/>
            <w:vAlign w:val="center"/>
            <w:hideMark/>
          </w:tcPr>
          <w:p w14:paraId="4C6BA554"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single" w:sz="4" w:space="0" w:color="000000"/>
              <w:left w:val="nil"/>
              <w:bottom w:val="single" w:sz="4" w:space="0" w:color="000000"/>
              <w:right w:val="nil"/>
            </w:tcBorders>
            <w:shd w:val="clear" w:color="auto" w:fill="auto"/>
            <w:noWrap/>
            <w:vAlign w:val="center"/>
            <w:hideMark/>
          </w:tcPr>
          <w:p w14:paraId="58B26A7F"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4FAC61F4"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2336A2FC"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single" w:sz="4" w:space="0" w:color="000000"/>
              <w:left w:val="nil"/>
              <w:bottom w:val="single" w:sz="4" w:space="0" w:color="000000"/>
              <w:right w:val="nil"/>
            </w:tcBorders>
            <w:shd w:val="clear" w:color="auto" w:fill="auto"/>
            <w:vAlign w:val="center"/>
            <w:hideMark/>
          </w:tcPr>
          <w:p w14:paraId="0217731E"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single" w:sz="4" w:space="0" w:color="000000"/>
              <w:left w:val="nil"/>
              <w:bottom w:val="single" w:sz="4" w:space="0" w:color="000000"/>
              <w:right w:val="nil"/>
            </w:tcBorders>
            <w:shd w:val="clear" w:color="auto" w:fill="auto"/>
            <w:vAlign w:val="center"/>
            <w:hideMark/>
          </w:tcPr>
          <w:p w14:paraId="58A80A02"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2BD4E569"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048323FC"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Completed primary</w:t>
            </w:r>
          </w:p>
        </w:tc>
        <w:tc>
          <w:tcPr>
            <w:tcW w:w="1113" w:type="dxa"/>
            <w:tcBorders>
              <w:top w:val="nil"/>
              <w:left w:val="nil"/>
              <w:bottom w:val="nil"/>
              <w:right w:val="nil"/>
            </w:tcBorders>
            <w:shd w:val="clear" w:color="auto" w:fill="auto"/>
            <w:noWrap/>
            <w:vAlign w:val="center"/>
            <w:hideMark/>
          </w:tcPr>
          <w:p w14:paraId="36081FCA" w14:textId="77777777" w:rsidR="00037459" w:rsidRPr="00037459" w:rsidRDefault="00037459" w:rsidP="00037459">
            <w:pPr>
              <w:widowControl/>
              <w:spacing w:line="240" w:lineRule="auto"/>
              <w:rPr>
                <w:rFonts w:eastAsia="Times New Roman" w:cs="Calibri"/>
                <w:sz w:val="20"/>
                <w:szCs w:val="20"/>
              </w:rPr>
            </w:pPr>
          </w:p>
        </w:tc>
        <w:tc>
          <w:tcPr>
            <w:tcW w:w="1113" w:type="dxa"/>
            <w:tcBorders>
              <w:top w:val="nil"/>
              <w:left w:val="nil"/>
              <w:bottom w:val="nil"/>
              <w:right w:val="nil"/>
            </w:tcBorders>
            <w:shd w:val="clear" w:color="auto" w:fill="auto"/>
            <w:noWrap/>
            <w:vAlign w:val="center"/>
            <w:hideMark/>
          </w:tcPr>
          <w:p w14:paraId="70B8466C" w14:textId="77777777" w:rsidR="00037459" w:rsidRPr="00037459" w:rsidRDefault="00037459" w:rsidP="00037459">
            <w:pPr>
              <w:widowControl/>
              <w:spacing w:line="240" w:lineRule="auto"/>
              <w:rPr>
                <w:rFonts w:eastAsia="Times New Roman" w:cs="Times New Roman"/>
                <w:color w:val="auto"/>
                <w:sz w:val="20"/>
                <w:szCs w:val="20"/>
              </w:rPr>
            </w:pPr>
          </w:p>
        </w:tc>
        <w:tc>
          <w:tcPr>
            <w:tcW w:w="925" w:type="dxa"/>
            <w:tcBorders>
              <w:top w:val="nil"/>
              <w:left w:val="nil"/>
              <w:bottom w:val="nil"/>
              <w:right w:val="nil"/>
            </w:tcBorders>
            <w:shd w:val="clear" w:color="auto" w:fill="auto"/>
            <w:noWrap/>
            <w:vAlign w:val="center"/>
            <w:hideMark/>
          </w:tcPr>
          <w:p w14:paraId="6872865B" w14:textId="77777777" w:rsidR="00037459" w:rsidRPr="00037459" w:rsidRDefault="00037459" w:rsidP="00037459">
            <w:pPr>
              <w:widowControl/>
              <w:spacing w:line="240" w:lineRule="auto"/>
              <w:rPr>
                <w:rFonts w:eastAsia="Times New Roman" w:cs="Times New Roman"/>
                <w:color w:val="auto"/>
                <w:sz w:val="20"/>
                <w:szCs w:val="20"/>
              </w:rPr>
            </w:pPr>
          </w:p>
        </w:tc>
        <w:tc>
          <w:tcPr>
            <w:tcW w:w="285" w:type="dxa"/>
            <w:tcBorders>
              <w:top w:val="nil"/>
              <w:left w:val="nil"/>
              <w:bottom w:val="nil"/>
              <w:right w:val="nil"/>
            </w:tcBorders>
            <w:shd w:val="clear" w:color="auto" w:fill="auto"/>
            <w:noWrap/>
            <w:vAlign w:val="center"/>
            <w:hideMark/>
          </w:tcPr>
          <w:p w14:paraId="0C994B45"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6FE9535B"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652FBA39" w14:textId="77777777" w:rsidR="00037459" w:rsidRPr="00037459" w:rsidRDefault="00037459" w:rsidP="00037459">
            <w:pPr>
              <w:widowControl/>
              <w:spacing w:line="240" w:lineRule="auto"/>
              <w:rPr>
                <w:rFonts w:eastAsia="Times New Roman" w:cs="Times New Roman"/>
                <w:color w:val="auto"/>
                <w:sz w:val="20"/>
                <w:szCs w:val="20"/>
              </w:rPr>
            </w:pPr>
          </w:p>
        </w:tc>
        <w:tc>
          <w:tcPr>
            <w:tcW w:w="904" w:type="dxa"/>
            <w:tcBorders>
              <w:top w:val="nil"/>
              <w:left w:val="nil"/>
              <w:bottom w:val="nil"/>
              <w:right w:val="nil"/>
            </w:tcBorders>
            <w:shd w:val="clear" w:color="auto" w:fill="auto"/>
            <w:vAlign w:val="center"/>
            <w:hideMark/>
          </w:tcPr>
          <w:p w14:paraId="730819C2" w14:textId="77777777" w:rsidR="00037459" w:rsidRPr="00037459" w:rsidRDefault="00037459" w:rsidP="00037459">
            <w:pPr>
              <w:widowControl/>
              <w:spacing w:line="240" w:lineRule="auto"/>
              <w:rPr>
                <w:rFonts w:eastAsia="Times New Roman" w:cs="Times New Roman"/>
                <w:color w:val="auto"/>
                <w:sz w:val="20"/>
                <w:szCs w:val="20"/>
              </w:rPr>
            </w:pPr>
          </w:p>
        </w:tc>
        <w:tc>
          <w:tcPr>
            <w:tcW w:w="638" w:type="dxa"/>
            <w:tcBorders>
              <w:top w:val="nil"/>
              <w:left w:val="nil"/>
              <w:bottom w:val="nil"/>
              <w:right w:val="nil"/>
            </w:tcBorders>
            <w:shd w:val="clear" w:color="auto" w:fill="auto"/>
            <w:vAlign w:val="center"/>
            <w:hideMark/>
          </w:tcPr>
          <w:p w14:paraId="18D12DC0" w14:textId="77777777" w:rsidR="00037459" w:rsidRPr="00037459" w:rsidRDefault="00037459" w:rsidP="00037459">
            <w:pPr>
              <w:widowControl/>
              <w:spacing w:line="240" w:lineRule="auto"/>
              <w:rPr>
                <w:rFonts w:eastAsia="Times New Roman" w:cs="Times New Roman"/>
                <w:color w:val="auto"/>
                <w:sz w:val="20"/>
                <w:szCs w:val="20"/>
              </w:rPr>
            </w:pPr>
          </w:p>
        </w:tc>
      </w:tr>
      <w:tr w:rsidR="00037459" w:rsidRPr="00037459" w14:paraId="638542EF"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2171ABA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Completed secondary</w:t>
            </w:r>
          </w:p>
        </w:tc>
        <w:tc>
          <w:tcPr>
            <w:tcW w:w="1113" w:type="dxa"/>
            <w:tcBorders>
              <w:top w:val="single" w:sz="4" w:space="0" w:color="000000"/>
              <w:left w:val="nil"/>
              <w:bottom w:val="single" w:sz="4" w:space="0" w:color="000000"/>
              <w:right w:val="nil"/>
            </w:tcBorders>
            <w:shd w:val="clear" w:color="auto" w:fill="auto"/>
            <w:noWrap/>
            <w:vAlign w:val="center"/>
            <w:hideMark/>
          </w:tcPr>
          <w:p w14:paraId="20D2526D"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single" w:sz="4" w:space="0" w:color="000000"/>
              <w:left w:val="nil"/>
              <w:bottom w:val="single" w:sz="4" w:space="0" w:color="000000"/>
              <w:right w:val="nil"/>
            </w:tcBorders>
            <w:shd w:val="clear" w:color="auto" w:fill="auto"/>
            <w:noWrap/>
            <w:vAlign w:val="center"/>
            <w:hideMark/>
          </w:tcPr>
          <w:p w14:paraId="3FB0DAA4"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single" w:sz="4" w:space="0" w:color="000000"/>
              <w:left w:val="nil"/>
              <w:bottom w:val="single" w:sz="4" w:space="0" w:color="000000"/>
              <w:right w:val="nil"/>
            </w:tcBorders>
            <w:shd w:val="clear" w:color="auto" w:fill="auto"/>
            <w:noWrap/>
            <w:vAlign w:val="center"/>
            <w:hideMark/>
          </w:tcPr>
          <w:p w14:paraId="7EC0A482"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single" w:sz="4" w:space="0" w:color="000000"/>
              <w:left w:val="nil"/>
              <w:bottom w:val="single" w:sz="4" w:space="0" w:color="000000"/>
              <w:right w:val="nil"/>
            </w:tcBorders>
            <w:shd w:val="clear" w:color="auto" w:fill="auto"/>
            <w:noWrap/>
            <w:vAlign w:val="center"/>
            <w:hideMark/>
          </w:tcPr>
          <w:p w14:paraId="3F7414C0"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634CD799"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15F7FE39"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single" w:sz="4" w:space="0" w:color="000000"/>
              <w:left w:val="nil"/>
              <w:bottom w:val="single" w:sz="4" w:space="0" w:color="000000"/>
              <w:right w:val="nil"/>
            </w:tcBorders>
            <w:shd w:val="clear" w:color="auto" w:fill="auto"/>
            <w:vAlign w:val="center"/>
            <w:hideMark/>
          </w:tcPr>
          <w:p w14:paraId="65E08AED"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single" w:sz="4" w:space="0" w:color="000000"/>
              <w:left w:val="nil"/>
              <w:bottom w:val="single" w:sz="4" w:space="0" w:color="000000"/>
              <w:right w:val="nil"/>
            </w:tcBorders>
            <w:shd w:val="clear" w:color="auto" w:fill="auto"/>
            <w:vAlign w:val="center"/>
            <w:hideMark/>
          </w:tcPr>
          <w:p w14:paraId="723E851B"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798BD88E"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0A65BAD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Higher</w:t>
            </w:r>
          </w:p>
        </w:tc>
        <w:tc>
          <w:tcPr>
            <w:tcW w:w="1113" w:type="dxa"/>
            <w:tcBorders>
              <w:top w:val="nil"/>
              <w:left w:val="nil"/>
              <w:bottom w:val="single" w:sz="4" w:space="0" w:color="000000"/>
              <w:right w:val="nil"/>
            </w:tcBorders>
            <w:shd w:val="clear" w:color="auto" w:fill="auto"/>
            <w:noWrap/>
            <w:vAlign w:val="bottom"/>
            <w:hideMark/>
          </w:tcPr>
          <w:p w14:paraId="7BBDB92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nil"/>
              <w:left w:val="nil"/>
              <w:bottom w:val="single" w:sz="4" w:space="0" w:color="000000"/>
              <w:right w:val="nil"/>
            </w:tcBorders>
            <w:shd w:val="clear" w:color="auto" w:fill="auto"/>
            <w:noWrap/>
            <w:vAlign w:val="bottom"/>
            <w:hideMark/>
          </w:tcPr>
          <w:p w14:paraId="3874C7FD"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nil"/>
              <w:left w:val="nil"/>
              <w:bottom w:val="single" w:sz="4" w:space="0" w:color="000000"/>
              <w:right w:val="nil"/>
            </w:tcBorders>
            <w:shd w:val="clear" w:color="auto" w:fill="auto"/>
            <w:noWrap/>
            <w:vAlign w:val="bottom"/>
            <w:hideMark/>
          </w:tcPr>
          <w:p w14:paraId="7328FF0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nil"/>
              <w:left w:val="nil"/>
              <w:bottom w:val="single" w:sz="4" w:space="0" w:color="000000"/>
              <w:right w:val="nil"/>
            </w:tcBorders>
            <w:shd w:val="clear" w:color="auto" w:fill="auto"/>
            <w:noWrap/>
            <w:vAlign w:val="bottom"/>
            <w:hideMark/>
          </w:tcPr>
          <w:p w14:paraId="06CC089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noWrap/>
            <w:vAlign w:val="bottom"/>
            <w:hideMark/>
          </w:tcPr>
          <w:p w14:paraId="5C72049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noWrap/>
            <w:vAlign w:val="bottom"/>
            <w:hideMark/>
          </w:tcPr>
          <w:p w14:paraId="1D26BAC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noWrap/>
            <w:vAlign w:val="bottom"/>
            <w:hideMark/>
          </w:tcPr>
          <w:p w14:paraId="71D7EDF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nil"/>
              <w:left w:val="nil"/>
              <w:bottom w:val="single" w:sz="4" w:space="0" w:color="000000"/>
              <w:right w:val="nil"/>
            </w:tcBorders>
            <w:shd w:val="clear" w:color="auto" w:fill="auto"/>
            <w:noWrap/>
            <w:vAlign w:val="bottom"/>
            <w:hideMark/>
          </w:tcPr>
          <w:p w14:paraId="03D0BA6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5F5DFA10" w14:textId="77777777" w:rsidTr="00F459B2">
        <w:trPr>
          <w:trHeight w:val="259"/>
        </w:trPr>
        <w:tc>
          <w:tcPr>
            <w:tcW w:w="2498" w:type="dxa"/>
            <w:tcBorders>
              <w:top w:val="nil"/>
              <w:left w:val="nil"/>
              <w:bottom w:val="single" w:sz="4" w:space="0" w:color="000000"/>
              <w:right w:val="nil"/>
            </w:tcBorders>
            <w:shd w:val="clear" w:color="DBE7F3" w:fill="DBE7F3"/>
            <w:vAlign w:val="center"/>
            <w:hideMark/>
          </w:tcPr>
          <w:p w14:paraId="04FFC94F"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Household hunger</w:t>
            </w:r>
          </w:p>
        </w:tc>
        <w:tc>
          <w:tcPr>
            <w:tcW w:w="1113" w:type="dxa"/>
            <w:tcBorders>
              <w:top w:val="nil"/>
              <w:left w:val="nil"/>
              <w:bottom w:val="single" w:sz="4" w:space="0" w:color="000000"/>
              <w:right w:val="nil"/>
            </w:tcBorders>
            <w:shd w:val="clear" w:color="DBE7F3" w:fill="DBE7F3"/>
            <w:vAlign w:val="center"/>
            <w:hideMark/>
          </w:tcPr>
          <w:p w14:paraId="63DA89C7"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1113" w:type="dxa"/>
            <w:tcBorders>
              <w:top w:val="nil"/>
              <w:left w:val="nil"/>
              <w:bottom w:val="single" w:sz="4" w:space="0" w:color="000000"/>
              <w:right w:val="nil"/>
            </w:tcBorders>
            <w:shd w:val="clear" w:color="DBE7F3" w:fill="DBE7F3"/>
            <w:vAlign w:val="center"/>
            <w:hideMark/>
          </w:tcPr>
          <w:p w14:paraId="51E48C55"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925" w:type="dxa"/>
            <w:tcBorders>
              <w:top w:val="nil"/>
              <w:left w:val="nil"/>
              <w:bottom w:val="single" w:sz="4" w:space="0" w:color="000000"/>
              <w:right w:val="nil"/>
            </w:tcBorders>
            <w:shd w:val="clear" w:color="DBE7F3" w:fill="DBE7F3"/>
            <w:vAlign w:val="center"/>
            <w:hideMark/>
          </w:tcPr>
          <w:p w14:paraId="47E86814"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285" w:type="dxa"/>
            <w:tcBorders>
              <w:top w:val="nil"/>
              <w:left w:val="nil"/>
              <w:bottom w:val="single" w:sz="4" w:space="0" w:color="000000"/>
              <w:right w:val="nil"/>
            </w:tcBorders>
            <w:shd w:val="clear" w:color="DBE7F3" w:fill="DBE7F3"/>
            <w:vAlign w:val="center"/>
            <w:hideMark/>
          </w:tcPr>
          <w:p w14:paraId="39EDA0E1"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1050" w:type="dxa"/>
            <w:tcBorders>
              <w:top w:val="nil"/>
              <w:left w:val="nil"/>
              <w:bottom w:val="single" w:sz="4" w:space="0" w:color="000000"/>
              <w:right w:val="nil"/>
            </w:tcBorders>
            <w:shd w:val="clear" w:color="DBE7F3" w:fill="DBE7F3"/>
            <w:vAlign w:val="center"/>
            <w:hideMark/>
          </w:tcPr>
          <w:p w14:paraId="6C41BADE"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1050" w:type="dxa"/>
            <w:tcBorders>
              <w:top w:val="nil"/>
              <w:left w:val="nil"/>
              <w:bottom w:val="single" w:sz="4" w:space="0" w:color="000000"/>
              <w:right w:val="nil"/>
            </w:tcBorders>
            <w:shd w:val="clear" w:color="DBE7F3" w:fill="DBE7F3"/>
            <w:vAlign w:val="center"/>
            <w:hideMark/>
          </w:tcPr>
          <w:p w14:paraId="30AABC67"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904" w:type="dxa"/>
            <w:tcBorders>
              <w:top w:val="nil"/>
              <w:left w:val="nil"/>
              <w:bottom w:val="single" w:sz="4" w:space="0" w:color="000000"/>
              <w:right w:val="nil"/>
            </w:tcBorders>
            <w:shd w:val="clear" w:color="DBE7F3" w:fill="DBE7F3"/>
            <w:vAlign w:val="center"/>
            <w:hideMark/>
          </w:tcPr>
          <w:p w14:paraId="210A88AC"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638" w:type="dxa"/>
            <w:tcBorders>
              <w:top w:val="nil"/>
              <w:left w:val="nil"/>
              <w:bottom w:val="single" w:sz="4" w:space="0" w:color="000000"/>
              <w:right w:val="nil"/>
            </w:tcBorders>
            <w:shd w:val="clear" w:color="DBE7F3" w:fill="DBE7F3"/>
            <w:vAlign w:val="center"/>
            <w:hideMark/>
          </w:tcPr>
          <w:p w14:paraId="2C29EC60"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r>
      <w:tr w:rsidR="00037459" w:rsidRPr="00037459" w14:paraId="2B180839"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334F13D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Little to no hunger</w:t>
            </w:r>
          </w:p>
        </w:tc>
        <w:tc>
          <w:tcPr>
            <w:tcW w:w="1113" w:type="dxa"/>
            <w:tcBorders>
              <w:top w:val="nil"/>
              <w:left w:val="nil"/>
              <w:bottom w:val="single" w:sz="4" w:space="0" w:color="000000"/>
              <w:right w:val="nil"/>
            </w:tcBorders>
            <w:shd w:val="clear" w:color="auto" w:fill="auto"/>
            <w:vAlign w:val="center"/>
            <w:hideMark/>
          </w:tcPr>
          <w:p w14:paraId="7BB86196"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113" w:type="dxa"/>
            <w:tcBorders>
              <w:top w:val="nil"/>
              <w:left w:val="nil"/>
              <w:bottom w:val="single" w:sz="4" w:space="0" w:color="000000"/>
              <w:right w:val="nil"/>
            </w:tcBorders>
            <w:shd w:val="clear" w:color="auto" w:fill="auto"/>
            <w:vAlign w:val="center"/>
            <w:hideMark/>
          </w:tcPr>
          <w:p w14:paraId="6B84B2D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25" w:type="dxa"/>
            <w:tcBorders>
              <w:top w:val="nil"/>
              <w:left w:val="nil"/>
              <w:bottom w:val="single" w:sz="4" w:space="0" w:color="000000"/>
              <w:right w:val="nil"/>
            </w:tcBorders>
            <w:shd w:val="clear" w:color="auto" w:fill="auto"/>
            <w:vAlign w:val="center"/>
            <w:hideMark/>
          </w:tcPr>
          <w:p w14:paraId="5CCD21E4"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285" w:type="dxa"/>
            <w:tcBorders>
              <w:top w:val="nil"/>
              <w:left w:val="nil"/>
              <w:bottom w:val="single" w:sz="4" w:space="0" w:color="000000"/>
              <w:right w:val="nil"/>
            </w:tcBorders>
            <w:shd w:val="clear" w:color="auto" w:fill="auto"/>
            <w:vAlign w:val="center"/>
            <w:hideMark/>
          </w:tcPr>
          <w:p w14:paraId="449A0E8E"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652D388C"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12DF4055"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vAlign w:val="center"/>
            <w:hideMark/>
          </w:tcPr>
          <w:p w14:paraId="19B3BED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638" w:type="dxa"/>
            <w:tcBorders>
              <w:top w:val="nil"/>
              <w:left w:val="nil"/>
              <w:bottom w:val="single" w:sz="4" w:space="0" w:color="000000"/>
              <w:right w:val="nil"/>
            </w:tcBorders>
            <w:shd w:val="clear" w:color="auto" w:fill="auto"/>
            <w:vAlign w:val="center"/>
            <w:hideMark/>
          </w:tcPr>
          <w:p w14:paraId="1FAC2BC6"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r>
      <w:tr w:rsidR="00037459" w:rsidRPr="00037459" w14:paraId="44FDE74C"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54003C8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Moderate hunger</w:t>
            </w:r>
          </w:p>
        </w:tc>
        <w:tc>
          <w:tcPr>
            <w:tcW w:w="1113" w:type="dxa"/>
            <w:tcBorders>
              <w:top w:val="nil"/>
              <w:left w:val="nil"/>
              <w:bottom w:val="single" w:sz="4" w:space="0" w:color="000000"/>
              <w:right w:val="nil"/>
            </w:tcBorders>
            <w:shd w:val="clear" w:color="auto" w:fill="auto"/>
            <w:vAlign w:val="center"/>
            <w:hideMark/>
          </w:tcPr>
          <w:p w14:paraId="281E4435"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113" w:type="dxa"/>
            <w:tcBorders>
              <w:top w:val="nil"/>
              <w:left w:val="nil"/>
              <w:bottom w:val="single" w:sz="4" w:space="0" w:color="000000"/>
              <w:right w:val="nil"/>
            </w:tcBorders>
            <w:shd w:val="clear" w:color="auto" w:fill="auto"/>
            <w:vAlign w:val="center"/>
            <w:hideMark/>
          </w:tcPr>
          <w:p w14:paraId="2C2B7E3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25" w:type="dxa"/>
            <w:tcBorders>
              <w:top w:val="nil"/>
              <w:left w:val="nil"/>
              <w:bottom w:val="single" w:sz="4" w:space="0" w:color="000000"/>
              <w:right w:val="nil"/>
            </w:tcBorders>
            <w:shd w:val="clear" w:color="auto" w:fill="auto"/>
            <w:vAlign w:val="center"/>
            <w:hideMark/>
          </w:tcPr>
          <w:p w14:paraId="1B950EF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285" w:type="dxa"/>
            <w:tcBorders>
              <w:top w:val="nil"/>
              <w:left w:val="nil"/>
              <w:bottom w:val="single" w:sz="4" w:space="0" w:color="000000"/>
              <w:right w:val="nil"/>
            </w:tcBorders>
            <w:shd w:val="clear" w:color="auto" w:fill="auto"/>
            <w:vAlign w:val="center"/>
            <w:hideMark/>
          </w:tcPr>
          <w:p w14:paraId="406B1808"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6785B4A2"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0F6FA0DE"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vAlign w:val="center"/>
            <w:hideMark/>
          </w:tcPr>
          <w:p w14:paraId="487B1B59"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638" w:type="dxa"/>
            <w:tcBorders>
              <w:top w:val="nil"/>
              <w:left w:val="nil"/>
              <w:bottom w:val="single" w:sz="4" w:space="0" w:color="000000"/>
              <w:right w:val="nil"/>
            </w:tcBorders>
            <w:shd w:val="clear" w:color="auto" w:fill="auto"/>
            <w:vAlign w:val="center"/>
            <w:hideMark/>
          </w:tcPr>
          <w:p w14:paraId="35D4EFBD"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r>
      <w:tr w:rsidR="00037459" w:rsidRPr="00037459" w14:paraId="07320099"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5B9F2CF1"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Severe hunger</w:t>
            </w:r>
          </w:p>
        </w:tc>
        <w:tc>
          <w:tcPr>
            <w:tcW w:w="1113" w:type="dxa"/>
            <w:tcBorders>
              <w:top w:val="nil"/>
              <w:left w:val="nil"/>
              <w:bottom w:val="single" w:sz="4" w:space="0" w:color="000000"/>
              <w:right w:val="nil"/>
            </w:tcBorders>
            <w:shd w:val="clear" w:color="auto" w:fill="auto"/>
            <w:vAlign w:val="center"/>
            <w:hideMark/>
          </w:tcPr>
          <w:p w14:paraId="048C0DB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113" w:type="dxa"/>
            <w:tcBorders>
              <w:top w:val="nil"/>
              <w:left w:val="nil"/>
              <w:bottom w:val="single" w:sz="4" w:space="0" w:color="000000"/>
              <w:right w:val="nil"/>
            </w:tcBorders>
            <w:shd w:val="clear" w:color="auto" w:fill="auto"/>
            <w:vAlign w:val="center"/>
            <w:hideMark/>
          </w:tcPr>
          <w:p w14:paraId="0BF6079C"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25" w:type="dxa"/>
            <w:tcBorders>
              <w:top w:val="nil"/>
              <w:left w:val="nil"/>
              <w:bottom w:val="single" w:sz="4" w:space="0" w:color="000000"/>
              <w:right w:val="nil"/>
            </w:tcBorders>
            <w:shd w:val="clear" w:color="auto" w:fill="auto"/>
            <w:vAlign w:val="center"/>
            <w:hideMark/>
          </w:tcPr>
          <w:p w14:paraId="788EAA0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285" w:type="dxa"/>
            <w:tcBorders>
              <w:top w:val="nil"/>
              <w:left w:val="nil"/>
              <w:bottom w:val="single" w:sz="4" w:space="0" w:color="000000"/>
              <w:right w:val="nil"/>
            </w:tcBorders>
            <w:shd w:val="clear" w:color="auto" w:fill="auto"/>
            <w:vAlign w:val="center"/>
            <w:hideMark/>
          </w:tcPr>
          <w:p w14:paraId="141D13BA"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3A8A89EE"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6FDA549D"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vAlign w:val="center"/>
            <w:hideMark/>
          </w:tcPr>
          <w:p w14:paraId="25ECED1E"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638" w:type="dxa"/>
            <w:tcBorders>
              <w:top w:val="nil"/>
              <w:left w:val="nil"/>
              <w:bottom w:val="single" w:sz="4" w:space="0" w:color="000000"/>
              <w:right w:val="nil"/>
            </w:tcBorders>
            <w:shd w:val="clear" w:color="auto" w:fill="auto"/>
            <w:vAlign w:val="center"/>
            <w:hideMark/>
          </w:tcPr>
          <w:p w14:paraId="0D5168E6"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r>
    </w:tbl>
    <w:p w14:paraId="57FB6054" w14:textId="77777777" w:rsidR="003A7FF4" w:rsidRDefault="003A7FF4" w:rsidP="003A7FF4">
      <w:pPr>
        <w:pStyle w:val="TF-TblFN"/>
        <w:spacing w:before="0"/>
      </w:pPr>
      <w:commentRangeStart w:id="376"/>
      <w:r>
        <w:t>^ Results not statistically reliable, n&lt;30</w:t>
      </w:r>
      <w:commentRangeEnd w:id="376"/>
      <w:r w:rsidR="004E33EB">
        <w:rPr>
          <w:rStyle w:val="CommentReference"/>
          <w:rFonts w:eastAsia="Arial" w:cs="Arial"/>
          <w:color w:val="000000"/>
        </w:rPr>
        <w:commentReference w:id="376"/>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78D18CCE" w14:textId="687A027A" w:rsidR="0004059A" w:rsidRDefault="0004059A" w:rsidP="00755D6F">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D14641">
        <w:t>)</w:t>
      </w:r>
      <w:r w:rsidRPr="00D21192">
        <w:t xml:space="preserve"> are calculated using de jure household members.</w:t>
      </w:r>
    </w:p>
    <w:p w14:paraId="5638F6F9" w14:textId="77777777" w:rsidR="00037459" w:rsidRDefault="00037459" w:rsidP="00755D6F">
      <w:pPr>
        <w:pStyle w:val="TF-TblFN"/>
        <w:spacing w:before="0"/>
        <w:ind w:left="0" w:firstLine="0"/>
      </w:pPr>
      <w:r w:rsidRPr="00037459">
        <w:t xml:space="preserve">Significance tests of difference over time were not performed due the lack of an appropriate test that accounts for the complex survey design. However, confidence intervals are presented to aid in the interpretation of the median estimates. </w:t>
      </w:r>
    </w:p>
    <w:p w14:paraId="72B2FB32" w14:textId="1D941D69"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 xml:space="preserve">Consumer Price Index (CPI) and the 2005 Purchasing Power Parity (PPP) Index estimated by the World Bank. The following formula was used: [(2005 CPI in local currency units [LCU]/survey month and year CPI </w:t>
      </w:r>
      <w:proofErr w:type="gramStart"/>
      <w:r>
        <w:t>LCU)*</w:t>
      </w:r>
      <w:proofErr w:type="gramEnd"/>
      <w:r>
        <w:t>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7" w:name="_Toc400542614"/>
      <w:bookmarkStart w:id="378" w:name="_Toc414874501"/>
      <w:bookmarkStart w:id="379" w:name="_Toc22897202"/>
      <w:bookmarkStart w:id="380" w:name="_Toc50719309"/>
      <w:r>
        <w:t>4</w:t>
      </w:r>
      <w:r w:rsidR="00BC0F95" w:rsidRPr="00DF4DE5">
        <w:t>.</w:t>
      </w:r>
      <w:r w:rsidR="007759E9">
        <w:t>2</w:t>
      </w:r>
      <w:r w:rsidR="00CB3A6A">
        <w:tab/>
      </w:r>
      <w:r w:rsidR="001A0800">
        <w:t>Prevalence and depth of p</w:t>
      </w:r>
      <w:r w:rsidR="00BC0F95" w:rsidRPr="00DF4DE5">
        <w:t>overty in the ZOI</w:t>
      </w:r>
      <w:bookmarkEnd w:id="377"/>
      <w:bookmarkEnd w:id="378"/>
      <w:bookmarkEnd w:id="379"/>
      <w:bookmarkEnd w:id="380"/>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1" w:name="_Toc22897203"/>
      <w:bookmarkStart w:id="382" w:name="_Toc50719310"/>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1"/>
      <w:bookmarkEnd w:id="382"/>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r w:rsidR="00B55F4A">
        <w:t>endline</w:t>
      </w:r>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3" w:name="_Toc499553865"/>
      <w:bookmarkStart w:id="384" w:name="_Toc499554303"/>
      <w:bookmarkStart w:id="385" w:name="_Toc499554558"/>
      <w:bookmarkStart w:id="386" w:name="_Toc531870953"/>
      <w:bookmarkStart w:id="387" w:name="_Toc50719173"/>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83"/>
      <w:bookmarkEnd w:id="384"/>
      <w:bookmarkEnd w:id="385"/>
      <w:bookmarkEnd w:id="386"/>
      <w:bookmarkEnd w:id="387"/>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8"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8"/>
    <w:p w14:paraId="1F72419C" w14:textId="7631ED79" w:rsidR="008850D4" w:rsidRDefault="008850D4" w:rsidP="008850D4">
      <w:pPr>
        <w:pStyle w:val="TF-TblFN"/>
        <w:spacing w:before="0"/>
      </w:pPr>
      <w:commentRangeStart w:id="389"/>
      <w:r>
        <w:t>^ Results not statistically reliable, n&lt;30</w:t>
      </w:r>
      <w:commentRangeEnd w:id="389"/>
      <w:r w:rsidR="004E33EB">
        <w:rPr>
          <w:rStyle w:val="CommentReference"/>
          <w:rFonts w:eastAsia="Arial" w:cs="Arial"/>
          <w:color w:val="000000"/>
        </w:rPr>
        <w:commentReference w:id="389"/>
      </w:r>
    </w:p>
    <w:p w14:paraId="7D4BD363" w14:textId="274C5689" w:rsidR="008850D4" w:rsidRDefault="008850D4" w:rsidP="008850D4">
      <w:pPr>
        <w:pStyle w:val="TF-TblFN"/>
        <w:spacing w:before="0"/>
        <w:ind w:left="90" w:hanging="90"/>
      </w:pPr>
      <w:proofErr w:type="spellStart"/>
      <w:r w:rsidRPr="008850D4">
        <w:rPr>
          <w:vertAlign w:val="superscript"/>
        </w:rPr>
        <w:t>a</w:t>
      </w:r>
      <w:proofErr w:type="spellEnd"/>
      <w:r>
        <w:t xml:space="preserve"> </w:t>
      </w:r>
      <w:proofErr w:type="gramStart"/>
      <w:r>
        <w:t>The</w:t>
      </w:r>
      <w:proofErr w:type="gramEnd"/>
      <w:r>
        <w:t xml:space="preserv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21FA160C" w14:textId="05DC81E7" w:rsidR="0004059A" w:rsidRDefault="0004059A" w:rsidP="003D3679">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79012E9" w14:textId="4A5B0C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r w:rsidR="00A11DD1" w:rsidRPr="00A11DD1">
        <w:rPr>
          <w:szCs w:val="16"/>
          <w:highlight w:val="yellow"/>
        </w:rPr>
        <w:t xml:space="preserve">endline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0" w:name="_Toc50719174"/>
      <w:bookmarkStart w:id="391" w:name="_Toc415131205"/>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0"/>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2"/>
      <w:r w:rsidRPr="00E0263F">
        <w:rPr>
          <w:rFonts w:eastAsia="Times New Roman" w:cs="Calibri"/>
          <w:sz w:val="16"/>
          <w:szCs w:val="16"/>
        </w:rPr>
        <w:t>^ Results not statistically reliable, n&lt;30  </w:t>
      </w:r>
      <w:commentRangeEnd w:id="392"/>
      <w:r w:rsidR="004E33EB">
        <w:rPr>
          <w:rStyle w:val="CommentReference"/>
        </w:rPr>
        <w:commentReference w:id="392"/>
      </w:r>
    </w:p>
    <w:p w14:paraId="5FDBDB9C" w14:textId="4FA36EB2" w:rsidR="008850D4" w:rsidRPr="008850D4" w:rsidRDefault="002074D8" w:rsidP="008850D4">
      <w:pPr>
        <w:widowControl/>
        <w:spacing w:line="240" w:lineRule="auto"/>
        <w:ind w:left="90" w:hanging="90"/>
        <w:rPr>
          <w:rFonts w:eastAsia="Times New Roman" w:cs="Calibri"/>
          <w:sz w:val="16"/>
          <w:szCs w:val="16"/>
        </w:rPr>
      </w:pPr>
      <w:proofErr w:type="spellStart"/>
      <w:r w:rsidRPr="008850D4">
        <w:rPr>
          <w:rFonts w:eastAsia="Times New Roman" w:cs="Calibri"/>
          <w:sz w:val="16"/>
          <w:szCs w:val="16"/>
          <w:vertAlign w:val="superscript"/>
        </w:rPr>
        <w:t>a</w:t>
      </w:r>
      <w:proofErr w:type="spellEnd"/>
      <w:r w:rsidRPr="008850D4">
        <w:rPr>
          <w:rFonts w:eastAsia="Times New Roman" w:cs="Calibri"/>
          <w:sz w:val="16"/>
          <w:szCs w:val="16"/>
          <w:vertAlign w:val="superscript"/>
        </w:rPr>
        <w:t xml:space="preserve"> </w:t>
      </w:r>
      <w:proofErr w:type="gramStart"/>
      <w:r w:rsidR="008850D4" w:rsidRPr="008850D4">
        <w:rPr>
          <w:rFonts w:eastAsia="Times New Roman" w:cs="Calibri"/>
          <w:sz w:val="16"/>
          <w:szCs w:val="16"/>
        </w:rPr>
        <w:t>The</w:t>
      </w:r>
      <w:proofErr w:type="gramEnd"/>
      <w:r w:rsidR="008850D4" w:rsidRPr="008850D4">
        <w:rPr>
          <w:rFonts w:eastAsia="Times New Roman" w:cs="Calibri"/>
          <w:sz w:val="16"/>
          <w:szCs w:val="16"/>
        </w:rPr>
        <w:t xml:space="preserv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w:t>
      </w:r>
      <w:r w:rsidR="008850D4" w:rsidRPr="008850D4">
        <w:rPr>
          <w:rFonts w:eastAsia="Times New Roman" w:cs="Calibri"/>
          <w:sz w:val="16"/>
          <w:szCs w:val="16"/>
        </w:rPr>
        <w:lastRenderedPageBreak/>
        <w:t>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b</w:t>
      </w:r>
      <w:r w:rsidRPr="008850D4">
        <w:rPr>
          <w:rFonts w:eastAsia="Times New Roman" w:cs="Calibri"/>
          <w:sz w:val="16"/>
          <w:szCs w:val="16"/>
        </w:rPr>
        <w:t xml:space="preserve"> Significance tests were performed to determine whether a difference exists between the baseline and endline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77702673" w:rsidR="003A37E0" w:rsidRDefault="0004059A" w:rsidP="002B19D5">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3" w:name="_Toc50719175"/>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3"/>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Endline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w:t>
            </w:r>
            <w:proofErr w:type="gramStart"/>
            <w:r w:rsidR="00521306" w:rsidRPr="00F842DC">
              <w:rPr>
                <w:rFonts w:eastAsia="Times New Roman" w:cs="Times New Roman"/>
                <w:b/>
                <w:bCs/>
                <w:color w:val="FFFFFF"/>
                <w:sz w:val="20"/>
                <w:szCs w:val="20"/>
              </w:rPr>
              <w:t>of</w:t>
            </w:r>
            <w:proofErr w:type="gramEnd"/>
            <w:r w:rsidR="00521306" w:rsidRPr="00F842DC">
              <w:rPr>
                <w:rFonts w:eastAsia="Times New Roman" w:cs="Times New Roman"/>
                <w:b/>
                <w:bCs/>
                <w:color w:val="FFFFFF"/>
                <w:sz w:val="20"/>
                <w:szCs w:val="20"/>
              </w:rPr>
              <w:t xml:space="preserve">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w:t>
            </w:r>
            <w:proofErr w:type="gramStart"/>
            <w:r w:rsidR="00521306" w:rsidRPr="00F842DC">
              <w:rPr>
                <w:rFonts w:eastAsia="Times New Roman" w:cs="Times New Roman"/>
                <w:b/>
                <w:bCs/>
                <w:color w:val="FFFFFF"/>
                <w:sz w:val="20"/>
                <w:szCs w:val="20"/>
              </w:rPr>
              <w:t>of</w:t>
            </w:r>
            <w:proofErr w:type="gramEnd"/>
            <w:r w:rsidR="00521306" w:rsidRPr="00F842DC">
              <w:rPr>
                <w:rFonts w:eastAsia="Times New Roman" w:cs="Times New Roman"/>
                <w:b/>
                <w:bCs/>
                <w:color w:val="FFFFFF"/>
                <w:sz w:val="20"/>
                <w:szCs w:val="20"/>
              </w:rPr>
              <w:t xml:space="preserve">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4"/>
      <w:r w:rsidRPr="00521306">
        <w:t xml:space="preserve">^ Results not statistically reliable, n&lt;30 </w:t>
      </w:r>
      <w:commentRangeEnd w:id="394"/>
      <w:r w:rsidR="004E33EB" w:rsidRPr="00BE5C3C">
        <w:commentReference w:id="394"/>
      </w:r>
    </w:p>
    <w:p w14:paraId="6EB8F37F" w14:textId="40DF6BCA" w:rsidR="00521306" w:rsidRDefault="00521306" w:rsidP="00BE5C3C">
      <w:pPr>
        <w:pStyle w:val="tablenotes"/>
      </w:pPr>
      <w:proofErr w:type="spellStart"/>
      <w:r w:rsidRPr="00521306">
        <w:rPr>
          <w:vertAlign w:val="superscript"/>
        </w:rPr>
        <w:t>a</w:t>
      </w:r>
      <w:proofErr w:type="spellEnd"/>
      <w:r w:rsidRPr="00521306">
        <w:t xml:space="preserve"> </w:t>
      </w:r>
      <w:proofErr w:type="gramStart"/>
      <w:r w:rsidRPr="00521306">
        <w:t>The</w:t>
      </w:r>
      <w:proofErr w:type="gramEnd"/>
      <w:r w:rsidRPr="00521306">
        <w:t xml:space="preserv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162C48C1" w14:textId="247FF813" w:rsidR="002B19D5" w:rsidRDefault="002B19D5" w:rsidP="00BE5C3C">
      <w:pPr>
        <w:pStyle w:val="tablenotes"/>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15F62B0B" w14:textId="7BFC3939" w:rsidR="00521306" w:rsidRPr="00521306" w:rsidRDefault="00521306" w:rsidP="00BE5C3C">
      <w:pPr>
        <w:pStyle w:val="tablenotes"/>
      </w:pPr>
      <w:r w:rsidRPr="00521306">
        <w:t>Significance tests were performed to determine whether a difference exists between the baseline and endline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lastRenderedPageBreak/>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The resulting figure was converted to 2005 USD by dividing by the 2005 PPP 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r w:rsidR="00A11DD1" w:rsidRPr="00A11DD1">
        <w:rPr>
          <w:szCs w:val="16"/>
          <w:highlight w:val="yellow"/>
        </w:rPr>
        <w:t xml:space="preserve">endline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5" w:name="_Toc22897204"/>
      <w:bookmarkStart w:id="396" w:name="_Toc50719311"/>
      <w:bookmarkEnd w:id="391"/>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5"/>
      <w:bookmarkEnd w:id="396"/>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r>
        <w:t xml:space="preserve">endline.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7" w:name="_Toc415131206"/>
      <w:bookmarkStart w:id="398" w:name="_Toc499553866"/>
      <w:bookmarkStart w:id="399" w:name="_Toc499554304"/>
      <w:bookmarkStart w:id="400" w:name="_Toc499554559"/>
      <w:bookmarkStart w:id="401" w:name="_Toc531870955"/>
      <w:bookmarkStart w:id="402" w:name="_Toc50719176"/>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397"/>
      <w:bookmarkEnd w:id="398"/>
      <w:bookmarkEnd w:id="399"/>
      <w:bookmarkEnd w:id="400"/>
      <w:bookmarkEnd w:id="401"/>
      <w:bookmarkEnd w:id="402"/>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lastRenderedPageBreak/>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3"/>
      <w:r>
        <w:t>^ Results not statistically reliable, n&lt;30</w:t>
      </w:r>
      <w:commentRangeEnd w:id="403"/>
      <w:r w:rsidR="004E33EB">
        <w:rPr>
          <w:rStyle w:val="CommentReference"/>
          <w:rFonts w:eastAsia="Arial" w:cs="Arial"/>
          <w:color w:val="000000"/>
        </w:rPr>
        <w:commentReference w:id="403"/>
      </w:r>
    </w:p>
    <w:p w14:paraId="5EA34D10" w14:textId="2D351470" w:rsidR="00044AFF" w:rsidRDefault="00044AFF" w:rsidP="002149AF">
      <w:pPr>
        <w:pStyle w:val="TF-TblFN"/>
        <w:spacing w:before="0"/>
        <w:ind w:left="90" w:hanging="90"/>
      </w:pPr>
      <w:proofErr w:type="spellStart"/>
      <w:r w:rsidRPr="008850D4">
        <w:rPr>
          <w:vertAlign w:val="superscript"/>
        </w:rPr>
        <w:t>a</w:t>
      </w:r>
      <w:proofErr w:type="spellEnd"/>
      <w:r>
        <w:t xml:space="preserve"> </w:t>
      </w:r>
      <w:proofErr w:type="gramStart"/>
      <w:r>
        <w:t>The</w:t>
      </w:r>
      <w:proofErr w:type="gramEnd"/>
      <w:r>
        <w:t xml:space="preserv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6266C9E9" w14:textId="5C5CB2C3" w:rsidR="002B19D5" w:rsidRDefault="002B19D5" w:rsidP="0090390B">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2D7C7C52" w14:textId="633AD0BD"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4" w:name="_Toc50719177"/>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Endline ZOI Surveys</w:t>
      </w:r>
      <w:bookmarkEnd w:id="404"/>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5"/>
      <w:r w:rsidRPr="006D57C7">
        <w:rPr>
          <w:rFonts w:eastAsia="Times New Roman" w:cs="Calibri"/>
          <w:sz w:val="16"/>
          <w:szCs w:val="16"/>
        </w:rPr>
        <w:t>^ Results not statistically reliable, n&lt;30 </w:t>
      </w:r>
      <w:commentRangeEnd w:id="405"/>
      <w:r w:rsidR="004E33EB">
        <w:rPr>
          <w:rStyle w:val="CommentReference"/>
        </w:rPr>
        <w:commentReference w:id="405"/>
      </w:r>
    </w:p>
    <w:p w14:paraId="3CFA5793" w14:textId="405B48AF" w:rsidR="001F7231" w:rsidRPr="006D57C7" w:rsidRDefault="001F7231" w:rsidP="002149AF">
      <w:pPr>
        <w:widowControl/>
        <w:spacing w:line="240" w:lineRule="auto"/>
        <w:ind w:left="90" w:hanging="90"/>
        <w:rPr>
          <w:rFonts w:eastAsia="Times New Roman" w:cs="Calibri"/>
          <w:sz w:val="16"/>
          <w:szCs w:val="16"/>
        </w:rPr>
      </w:pPr>
      <w:proofErr w:type="spellStart"/>
      <w:r w:rsidRPr="006D57C7">
        <w:rPr>
          <w:rFonts w:eastAsia="Times New Roman" w:cs="Calibri"/>
          <w:sz w:val="16"/>
          <w:szCs w:val="16"/>
          <w:vertAlign w:val="superscript"/>
        </w:rPr>
        <w:lastRenderedPageBreak/>
        <w:t>a</w:t>
      </w:r>
      <w:proofErr w:type="spellEnd"/>
      <w:r w:rsidRPr="006D57C7">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endline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6B42D614"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6" w:name="_Toc50719178"/>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Endline ZOI Surveys</w:t>
      </w:r>
      <w:bookmarkEnd w:id="406"/>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Endline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2FEA0E24" w:rsidR="00521306" w:rsidRPr="00E05C87" w:rsidRDefault="00124F67"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FA0F69">
              <w:rPr>
                <w:rFonts w:eastAsia="Times New Roman" w:cs="Times New Roman"/>
                <w:b/>
                <w:bCs/>
                <w:color w:val="FFFFFF"/>
                <w:sz w:val="20"/>
                <w:szCs w:val="20"/>
              </w:rPr>
              <w:t xml:space="preserve">Year </w:t>
            </w:r>
            <w:r>
              <w:rPr>
                <w:rFonts w:eastAsia="Times New Roman" w:cs="Times New Roman"/>
                <w:b/>
                <w:bCs/>
                <w:color w:val="FFFFFF"/>
                <w:sz w:val="20"/>
                <w:szCs w:val="20"/>
              </w:rPr>
              <w:t>LCU</w:t>
            </w:r>
            <w:r w:rsidR="00FA0F69">
              <w:rPr>
                <w:rFonts w:eastAsia="Times New Roman" w:cs="Times New Roman"/>
                <w:b/>
                <w:bCs/>
                <w:color w:val="FFFFFF"/>
                <w:sz w:val="20"/>
                <w:szCs w:val="20"/>
              </w:rPr>
              <w:t>]</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w:t>
            </w:r>
            <w:proofErr w:type="gramStart"/>
            <w:r w:rsidR="00521306" w:rsidRPr="00E05C87">
              <w:rPr>
                <w:rFonts w:eastAsia="Times New Roman" w:cs="Times New Roman"/>
                <w:b/>
                <w:bCs/>
                <w:color w:val="FFFFFF"/>
                <w:sz w:val="20"/>
                <w:szCs w:val="20"/>
              </w:rPr>
              <w:t>of</w:t>
            </w:r>
            <w:proofErr w:type="gramEnd"/>
            <w:r w:rsidR="00521306" w:rsidRPr="00E05C87">
              <w:rPr>
                <w:rFonts w:eastAsia="Times New Roman" w:cs="Times New Roman"/>
                <w:b/>
                <w:bCs/>
                <w:color w:val="FFFFFF"/>
                <w:sz w:val="20"/>
                <w:szCs w:val="20"/>
              </w:rPr>
              <w:t xml:space="preserve">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57E2A626" w:rsidR="00521306" w:rsidRPr="00E05C87" w:rsidRDefault="00FA0F6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w:t>
            </w:r>
            <w:proofErr w:type="gramStart"/>
            <w:r w:rsidR="00521306" w:rsidRPr="00E05C87">
              <w:rPr>
                <w:rFonts w:eastAsia="Times New Roman" w:cs="Times New Roman"/>
                <w:b/>
                <w:bCs/>
                <w:color w:val="FFFFFF"/>
                <w:sz w:val="20"/>
                <w:szCs w:val="20"/>
              </w:rPr>
              <w:t>of</w:t>
            </w:r>
            <w:proofErr w:type="gramEnd"/>
            <w:r w:rsidR="00521306" w:rsidRPr="00E05C87">
              <w:rPr>
                <w:rFonts w:eastAsia="Times New Roman" w:cs="Times New Roman"/>
                <w:b/>
                <w:bCs/>
                <w:color w:val="FFFFFF"/>
                <w:sz w:val="20"/>
                <w:szCs w:val="20"/>
              </w:rPr>
              <w:t xml:space="preserve">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7"/>
      <w:r w:rsidRPr="00D41C05">
        <w:rPr>
          <w:rFonts w:eastAsia="Times New Roman" w:cs="Calibri"/>
          <w:sz w:val="16"/>
          <w:szCs w:val="16"/>
        </w:rPr>
        <w:t>^ Results not statistically reliable, n&lt;30  </w:t>
      </w:r>
      <w:commentRangeEnd w:id="407"/>
      <w:r w:rsidR="004E33EB">
        <w:rPr>
          <w:rStyle w:val="CommentReference"/>
        </w:rPr>
        <w:commentReference w:id="407"/>
      </w:r>
    </w:p>
    <w:p w14:paraId="78B43D99" w14:textId="5ABA3DB5" w:rsidR="000133B3" w:rsidRPr="00D41C05" w:rsidRDefault="000133B3" w:rsidP="002149AF">
      <w:pPr>
        <w:widowControl/>
        <w:spacing w:line="240" w:lineRule="auto"/>
        <w:ind w:left="90" w:hanging="90"/>
        <w:rPr>
          <w:rFonts w:eastAsia="Times New Roman" w:cs="Calibri"/>
          <w:sz w:val="16"/>
          <w:szCs w:val="16"/>
        </w:rPr>
      </w:pPr>
      <w:proofErr w:type="spellStart"/>
      <w:r w:rsidRPr="00D41C05">
        <w:rPr>
          <w:rFonts w:eastAsia="Times New Roman" w:cs="Calibri"/>
          <w:sz w:val="16"/>
          <w:szCs w:val="16"/>
          <w:vertAlign w:val="superscript"/>
        </w:rPr>
        <w:t>a</w:t>
      </w:r>
      <w:proofErr w:type="spellEnd"/>
      <w:r w:rsidRPr="00D41C05">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7E1BA50A"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lastRenderedPageBreak/>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LCU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4C69596" w:rsidR="00BC0F95" w:rsidRPr="006979D0" w:rsidRDefault="0020779D" w:rsidP="00E05C87">
      <w:pPr>
        <w:pStyle w:val="Heading3"/>
        <w:ind w:left="2160" w:hanging="706"/>
      </w:pPr>
      <w:bookmarkStart w:id="408" w:name="_Toc22897205"/>
      <w:bookmarkStart w:id="409" w:name="_Toc50719312"/>
      <w:r>
        <w:t>4.</w:t>
      </w:r>
      <w:r w:rsidR="000852B7">
        <w:t>2.3</w:t>
      </w:r>
      <w:r w:rsidR="00100A3F">
        <w:tab/>
      </w:r>
      <w:r w:rsidR="00BC0F95" w:rsidRPr="006979D0">
        <w:t xml:space="preserve">The </w:t>
      </w:r>
      <w:r w:rsidR="002E0A0C" w:rsidRPr="006979D0">
        <w:t>national poverty threshold</w:t>
      </w:r>
      <w:bookmarkEnd w:id="408"/>
      <w:bookmarkEnd w:id="409"/>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r>
        <w:t xml:space="preserve">endline.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0" w:name="_Toc415131207"/>
      <w:bookmarkStart w:id="411" w:name="_Toc499553867"/>
      <w:bookmarkStart w:id="412" w:name="_Toc499554305"/>
      <w:bookmarkStart w:id="413" w:name="_Toc499554560"/>
      <w:bookmarkStart w:id="414" w:name="_Toc531870956"/>
      <w:bookmarkStart w:id="415" w:name="_Toc50719179"/>
      <w:r>
        <w:t>Table 4.</w:t>
      </w:r>
      <w:r w:rsidR="000852B7">
        <w:t>2.7</w:t>
      </w:r>
      <w:bookmarkEnd w:id="410"/>
      <w:bookmarkEnd w:id="411"/>
      <w:bookmarkEnd w:id="412"/>
      <w:bookmarkEnd w:id="413"/>
      <w:bookmarkEnd w:id="414"/>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415"/>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6"/>
      <w:r>
        <w:t>^ Results not statistically reliable, n&lt;30</w:t>
      </w:r>
      <w:commentRangeEnd w:id="416"/>
      <w:r w:rsidR="004E33EB">
        <w:rPr>
          <w:rStyle w:val="CommentReference"/>
          <w:rFonts w:eastAsia="Arial" w:cs="Arial"/>
          <w:color w:val="000000"/>
        </w:rPr>
        <w:commentReference w:id="416"/>
      </w:r>
    </w:p>
    <w:p w14:paraId="6D97ED9C" w14:textId="3A8AA9B4" w:rsidR="00044AFF" w:rsidRDefault="00044AFF" w:rsidP="00044AFF">
      <w:pPr>
        <w:pStyle w:val="TF-TblFN"/>
        <w:spacing w:before="0"/>
        <w:ind w:left="90" w:hanging="90"/>
      </w:pPr>
      <w:proofErr w:type="spellStart"/>
      <w:r w:rsidRPr="008850D4">
        <w:rPr>
          <w:vertAlign w:val="superscript"/>
        </w:rPr>
        <w:t>a</w:t>
      </w:r>
      <w:proofErr w:type="spellEnd"/>
      <w:r>
        <w:t xml:space="preserve"> </w:t>
      </w:r>
      <w:proofErr w:type="gramStart"/>
      <w:r>
        <w:t>The</w:t>
      </w:r>
      <w:proofErr w:type="gramEnd"/>
      <w:r>
        <w:t xml:space="preserv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05976081" w:rsidR="00044AFF" w:rsidRDefault="002B19D5"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7" w:name="_Toc50719180"/>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Endline ZOI Surveys</w:t>
      </w:r>
      <w:bookmarkEnd w:id="417"/>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lastRenderedPageBreak/>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8"/>
      <w:r w:rsidRPr="00AD67CD">
        <w:rPr>
          <w:rFonts w:eastAsia="Times New Roman" w:cs="Calibri"/>
          <w:sz w:val="16"/>
          <w:szCs w:val="16"/>
        </w:rPr>
        <w:t>^ Results not statistically reliable, n&lt;30  </w:t>
      </w:r>
      <w:commentRangeEnd w:id="418"/>
      <w:r w:rsidR="004E33EB">
        <w:rPr>
          <w:rStyle w:val="CommentReference"/>
        </w:rPr>
        <w:commentReference w:id="418"/>
      </w:r>
    </w:p>
    <w:p w14:paraId="4DAAA41D" w14:textId="072FEDE7" w:rsidR="00044AFF" w:rsidRDefault="003F27BC" w:rsidP="003B191E">
      <w:pPr>
        <w:widowControl/>
        <w:spacing w:line="240" w:lineRule="auto"/>
        <w:ind w:left="90" w:hanging="90"/>
        <w:rPr>
          <w:rFonts w:eastAsia="Times New Roman" w:cs="Calibri"/>
          <w:sz w:val="16"/>
          <w:szCs w:val="16"/>
        </w:rPr>
      </w:pPr>
      <w:proofErr w:type="spellStart"/>
      <w:r w:rsidRPr="00AD67CD">
        <w:rPr>
          <w:rFonts w:eastAsia="Times New Roman" w:cs="Calibri"/>
          <w:sz w:val="16"/>
          <w:szCs w:val="16"/>
          <w:vertAlign w:val="superscript"/>
        </w:rPr>
        <w:t>a</w:t>
      </w:r>
      <w:proofErr w:type="spellEnd"/>
      <w:r w:rsidRPr="00AD67CD">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endline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1B5DEFAF"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19" w:name="_Toc50719181"/>
      <w:bookmarkStart w:id="420" w:name="_Toc400542621"/>
      <w:bookmarkStart w:id="421"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Endline ZOI Surveys</w:t>
      </w:r>
      <w:bookmarkEnd w:id="419"/>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Endline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3AB9C58F" w:rsidR="00521306" w:rsidRPr="003046C4" w:rsidRDefault="00FA0F69"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w:t>
            </w:r>
            <w:proofErr w:type="gramStart"/>
            <w:r w:rsidR="00521306" w:rsidRPr="003046C4">
              <w:rPr>
                <w:rFonts w:eastAsia="Times New Roman" w:cs="Times New Roman"/>
                <w:b/>
                <w:bCs/>
                <w:color w:val="FFFFFF"/>
                <w:sz w:val="20"/>
                <w:szCs w:val="20"/>
              </w:rPr>
              <w:t>of</w:t>
            </w:r>
            <w:proofErr w:type="gramEnd"/>
            <w:r w:rsidR="00521306" w:rsidRPr="003046C4">
              <w:rPr>
                <w:rFonts w:eastAsia="Times New Roman" w:cs="Times New Roman"/>
                <w:b/>
                <w:bCs/>
                <w:color w:val="FFFFFF"/>
                <w:sz w:val="20"/>
                <w:szCs w:val="20"/>
              </w:rPr>
              <w:t xml:space="preserve">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6C80DE06" w:rsidR="00521306" w:rsidRPr="003046C4" w:rsidRDefault="00775F17"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w:t>
            </w:r>
            <w:proofErr w:type="gramStart"/>
            <w:r w:rsidR="00521306" w:rsidRPr="003046C4">
              <w:rPr>
                <w:rFonts w:eastAsia="Times New Roman" w:cs="Times New Roman"/>
                <w:b/>
                <w:bCs/>
                <w:color w:val="FFFFFF"/>
                <w:sz w:val="20"/>
                <w:szCs w:val="20"/>
              </w:rPr>
              <w:t>of</w:t>
            </w:r>
            <w:proofErr w:type="gramEnd"/>
            <w:r w:rsidR="00521306" w:rsidRPr="003046C4">
              <w:rPr>
                <w:rFonts w:eastAsia="Times New Roman" w:cs="Times New Roman"/>
                <w:b/>
                <w:bCs/>
                <w:color w:val="FFFFFF"/>
                <w:sz w:val="20"/>
                <w:szCs w:val="20"/>
              </w:rPr>
              <w:t xml:space="preserve">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2"/>
      <w:r w:rsidRPr="00D858F7">
        <w:rPr>
          <w:rFonts w:eastAsia="Times New Roman" w:cs="Calibri"/>
          <w:sz w:val="16"/>
          <w:szCs w:val="16"/>
        </w:rPr>
        <w:t>^ Results not statistically reliable, n&lt;30  </w:t>
      </w:r>
      <w:commentRangeEnd w:id="422"/>
      <w:r w:rsidR="004E33EB">
        <w:rPr>
          <w:rStyle w:val="CommentReference"/>
        </w:rPr>
        <w:commentReference w:id="422"/>
      </w:r>
    </w:p>
    <w:p w14:paraId="66FA0AA6" w14:textId="005DF788" w:rsidR="006B3D9B" w:rsidRPr="00832AFA" w:rsidRDefault="006B3D9B" w:rsidP="00ED61C5">
      <w:pPr>
        <w:widowControl/>
        <w:spacing w:line="240" w:lineRule="auto"/>
        <w:ind w:left="90" w:hanging="90"/>
        <w:rPr>
          <w:rFonts w:eastAsia="Times New Roman" w:cs="Calibri"/>
          <w:sz w:val="16"/>
          <w:szCs w:val="16"/>
        </w:rPr>
      </w:pPr>
      <w:proofErr w:type="spellStart"/>
      <w:r w:rsidRPr="00832AFA">
        <w:rPr>
          <w:rFonts w:eastAsia="Times New Roman" w:cs="Calibri"/>
          <w:sz w:val="16"/>
          <w:szCs w:val="16"/>
          <w:vertAlign w:val="superscript"/>
        </w:rPr>
        <w:t>a</w:t>
      </w:r>
      <w:proofErr w:type="spellEnd"/>
      <w:r w:rsidRPr="00832AFA">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lastRenderedPageBreak/>
        <w:t xml:space="preserve">Estimates are sample-weighted; numbers of observations are unweighted. </w:t>
      </w:r>
    </w:p>
    <w:p w14:paraId="5D688FE8" w14:textId="7DC0D69A"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3" w:name="_Toc22897206"/>
      <w:bookmarkStart w:id="424" w:name="_Toc50719313"/>
      <w:r w:rsidRPr="00410B48">
        <w:lastRenderedPageBreak/>
        <w:t xml:space="preserve">Women’s </w:t>
      </w:r>
      <w:r w:rsidR="006F593B">
        <w:t>e</w:t>
      </w:r>
      <w:r w:rsidRPr="00410B48">
        <w:t xml:space="preserve">mpowerment in </w:t>
      </w:r>
      <w:commentRangeStart w:id="425"/>
      <w:r w:rsidR="006F593B">
        <w:t>ag</w:t>
      </w:r>
      <w:r w:rsidRPr="00410B48">
        <w:t>riculture</w:t>
      </w:r>
      <w:commentRangeEnd w:id="425"/>
      <w:r w:rsidR="00B62F78">
        <w:rPr>
          <w:rStyle w:val="CommentReference"/>
          <w:rFonts w:eastAsia="Arial"/>
          <w:b w:val="0"/>
          <w:caps w:val="0"/>
          <w:color w:val="000000"/>
        </w:rPr>
        <w:commentReference w:id="425"/>
      </w:r>
      <w:bookmarkEnd w:id="423"/>
      <w:bookmarkEnd w:id="424"/>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6" w:name="_Toc400542616"/>
      <w:bookmarkStart w:id="427" w:name="_Toc403769565"/>
      <w:bookmarkStart w:id="428" w:name="_Toc414874503"/>
      <w:bookmarkStart w:id="429" w:name="_Toc22897207"/>
      <w:bookmarkStart w:id="430" w:name="_Toc50719314"/>
      <w:r>
        <w:t>5</w:t>
      </w:r>
      <w:r w:rsidR="00AB051C" w:rsidRPr="00DF4DE5">
        <w:t>.</w:t>
      </w:r>
      <w:r w:rsidR="00AB051C">
        <w:t>1</w:t>
      </w:r>
      <w:r w:rsidR="00AB051C">
        <w:tab/>
      </w:r>
      <w:r w:rsidR="00AB051C" w:rsidRPr="00DF4DE5">
        <w:t>Overview</w:t>
      </w:r>
      <w:bookmarkEnd w:id="426"/>
      <w:bookmarkEnd w:id="427"/>
      <w:bookmarkEnd w:id="428"/>
      <w:bookmarkEnd w:id="429"/>
      <w:bookmarkEnd w:id="430"/>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w:t>
      </w:r>
      <w:proofErr w:type="gramStart"/>
      <w:r w:rsidRPr="004041D3">
        <w:rPr>
          <w:i/>
          <w:iCs/>
          <w:lang w:val="en-GB"/>
        </w:rPr>
        <w:t>DE)+</w:t>
      </w:r>
      <w:proofErr w:type="gramEnd"/>
      <w:r w:rsidRPr="004041D3">
        <w:rPr>
          <w:i/>
          <w:iCs/>
          <w:lang w:val="en-GB"/>
        </w:rPr>
        <w:t>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w:t>
      </w:r>
      <w:proofErr w:type="spellStart"/>
      <w:r w:rsidRPr="004041D3">
        <w:rPr>
          <w:i/>
          <w:iCs/>
          <w:lang w:val="en-GB"/>
        </w:rPr>
        <w:t>H</w:t>
      </w:r>
      <w:r w:rsidRPr="004041D3">
        <w:rPr>
          <w:i/>
          <w:iCs/>
          <w:vertAlign w:val="subscript"/>
          <w:lang w:val="en-GB"/>
        </w:rPr>
        <w:t>e</w:t>
      </w:r>
      <w:r w:rsidRPr="004041D3">
        <w:rPr>
          <w:i/>
          <w:iCs/>
          <w:lang w:val="en-GB"/>
        </w:rPr>
        <w:t>+</w:t>
      </w:r>
      <w:proofErr w:type="gramStart"/>
      <w:r w:rsidRPr="004041D3">
        <w:rPr>
          <w:i/>
          <w:iCs/>
          <w:lang w:val="en-GB"/>
        </w:rPr>
        <w:t>H</w:t>
      </w:r>
      <w:r w:rsidRPr="004041D3">
        <w:rPr>
          <w:i/>
          <w:iCs/>
          <w:vertAlign w:val="subscript"/>
          <w:lang w:val="en-GB"/>
        </w:rPr>
        <w:t>n</w:t>
      </w:r>
      <w:proofErr w:type="spellEnd"/>
      <w:r w:rsidRPr="004041D3">
        <w:rPr>
          <w:i/>
          <w:iCs/>
          <w:lang w:val="en-GB"/>
        </w:rPr>
        <w:t>(</w:t>
      </w:r>
      <w:proofErr w:type="gramEnd"/>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proofErr w:type="spellStart"/>
      <w:r w:rsidRPr="00757754">
        <w:rPr>
          <w:i/>
          <w:lang w:val="en-GB"/>
        </w:rPr>
        <w:t>H</w:t>
      </w:r>
      <w:r w:rsidRPr="00757754">
        <w:rPr>
          <w:i/>
          <w:vertAlign w:val="subscript"/>
          <w:lang w:val="en-GB"/>
        </w:rPr>
        <w:t>n</w:t>
      </w:r>
      <w:proofErr w:type="spellEnd"/>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w:t>
      </w:r>
      <w:proofErr w:type="gramStart"/>
      <w:r w:rsidRPr="00044AFF">
        <w:rPr>
          <w:lang w:val="en-GB"/>
        </w:rPr>
        <w:t>), and</w:t>
      </w:r>
      <w:proofErr w:type="gramEnd"/>
      <w:r w:rsidRPr="00044AFF">
        <w:rPr>
          <w:lang w:val="en-GB"/>
        </w:rPr>
        <w:t xml:space="preserve">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1" w:name="_Toc531870973"/>
    </w:p>
    <w:p w14:paraId="005EE1A1" w14:textId="678BF697" w:rsidR="00AB051C" w:rsidRDefault="00AB051C" w:rsidP="00AB051C">
      <w:pPr>
        <w:pStyle w:val="Tabletitle"/>
        <w:keepLines/>
        <w:spacing w:before="240"/>
        <w:contextualSpacing/>
        <w:outlineLvl w:val="3"/>
      </w:pPr>
      <w:bookmarkStart w:id="432" w:name="_Toc50719182"/>
      <w:r w:rsidRPr="00AC7C86">
        <w:t xml:space="preserve">Table </w:t>
      </w:r>
      <w:r w:rsidR="00F92C04">
        <w:t>5</w:t>
      </w:r>
      <w:r w:rsidRPr="00AC7C86">
        <w:t>.1</w:t>
      </w:r>
      <w:r w:rsidR="00F92C04">
        <w:t>.1</w:t>
      </w:r>
      <w:r w:rsidRPr="00AC7C86">
        <w:t xml:space="preserve">: </w:t>
      </w:r>
      <w:r>
        <w:t>A-WEAI Domains, Indicators, and Definitions of Adequacy</w:t>
      </w:r>
      <w:bookmarkEnd w:id="431"/>
      <w:bookmarkEnd w:id="432"/>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 xml:space="preserve">about at least one source of credit accessed by her </w:t>
            </w:r>
            <w:proofErr w:type="spellStart"/>
            <w:r w:rsidRPr="000C34A2">
              <w:rPr>
                <w:rFonts w:eastAsia="Times New Roman" w:cs="Calibri"/>
                <w:sz w:val="20"/>
                <w:szCs w:val="20"/>
              </w:rPr>
              <w:t>household</w:t>
            </w:r>
            <w:r w:rsidRPr="000C34A2">
              <w:rPr>
                <w:rFonts w:eastAsia="Times New Roman" w:cs="Calibri"/>
                <w:sz w:val="20"/>
                <w:szCs w:val="20"/>
                <w:vertAlign w:val="superscript"/>
              </w:rPr>
              <w:t>a</w:t>
            </w:r>
            <w:proofErr w:type="spellEnd"/>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is an active member of at least one </w:t>
            </w:r>
            <w:proofErr w:type="spellStart"/>
            <w:r w:rsidRPr="000C34A2">
              <w:rPr>
                <w:rFonts w:eastAsia="Times New Roman" w:cs="Calibri"/>
                <w:sz w:val="20"/>
                <w:szCs w:val="20"/>
              </w:rPr>
              <w:t>group</w:t>
            </w:r>
            <w:r w:rsidRPr="000C34A2">
              <w:rPr>
                <w:rFonts w:eastAsia="Times New Roman" w:cs="Calibri"/>
                <w:sz w:val="20"/>
                <w:szCs w:val="20"/>
                <w:vertAlign w:val="superscript"/>
              </w:rPr>
              <w:t>b</w:t>
            </w:r>
            <w:proofErr w:type="spellEnd"/>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worked less than 10.5 hours during the previous </w:t>
            </w:r>
            <w:proofErr w:type="spellStart"/>
            <w:r w:rsidRPr="000C34A2">
              <w:rPr>
                <w:rFonts w:eastAsia="Times New Roman" w:cs="Calibri"/>
                <w:sz w:val="20"/>
                <w:szCs w:val="20"/>
              </w:rPr>
              <w:t>day</w:t>
            </w:r>
            <w:r w:rsidRPr="000C34A2">
              <w:rPr>
                <w:rFonts w:eastAsia="Times New Roman" w:cs="Calibri"/>
                <w:sz w:val="20"/>
                <w:szCs w:val="20"/>
                <w:vertAlign w:val="superscript"/>
              </w:rPr>
              <w:t>c</w:t>
            </w:r>
            <w:proofErr w:type="spellEnd"/>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w:t>
      </w:r>
      <w:proofErr w:type="gramStart"/>
      <w:r w:rsidRPr="00410B48">
        <w:t>disempowered</w:t>
      </w:r>
      <w:proofErr w:type="gramEnd"/>
      <w:r w:rsidRPr="00410B48">
        <w:t xml:space="preserve">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proofErr w:type="gramStart"/>
      <w:r w:rsidRPr="00410B48">
        <w:rPr>
          <w:i/>
        </w:rPr>
        <w:t>I</w:t>
      </w:r>
      <w:r w:rsidRPr="00410B48">
        <w:rPr>
          <w:i/>
          <w:vertAlign w:val="subscript"/>
        </w:rPr>
        <w:t>GPI</w:t>
      </w:r>
      <w:r w:rsidRPr="00410B48">
        <w:rPr>
          <w:i/>
        </w:rPr>
        <w:t xml:space="preserve"> )</w:t>
      </w:r>
      <w:proofErr w:type="gramEnd"/>
      <w:r w:rsidRPr="00410B48">
        <w:rPr>
          <w:i/>
        </w:rPr>
        <w:t xml:space="preserve">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proofErr w:type="gramStart"/>
      <w:r w:rsidRPr="00757754">
        <w:rPr>
          <w:i/>
        </w:rPr>
        <w:t>=(</w:t>
      </w:r>
      <w:proofErr w:type="gramEnd"/>
      <w:r w:rsidRPr="00757754">
        <w:rPr>
          <w:i/>
        </w:rPr>
        <w:t xml:space="preserve">inadequacy </w:t>
      </w:r>
      <w:proofErr w:type="spellStart"/>
      <w:r w:rsidRPr="00757754">
        <w:rPr>
          <w:i/>
        </w:rPr>
        <w:t>score</w:t>
      </w:r>
      <w:r w:rsidRPr="00757754">
        <w:rPr>
          <w:i/>
          <w:vertAlign w:val="subscript"/>
        </w:rPr>
        <w:t>woman</w:t>
      </w:r>
      <w:proofErr w:type="spellEnd"/>
      <w:r w:rsidRPr="00757754">
        <w:rPr>
          <w:i/>
        </w:rPr>
        <w:t xml:space="preserve">–inadequacy </w:t>
      </w:r>
      <w:proofErr w:type="spellStart"/>
      <w:r w:rsidRPr="00757754">
        <w:rPr>
          <w:i/>
        </w:rPr>
        <w:t>score</w:t>
      </w:r>
      <w:r w:rsidRPr="00757754">
        <w:rPr>
          <w:i/>
          <w:vertAlign w:val="subscript"/>
        </w:rPr>
        <w:t>man</w:t>
      </w:r>
      <w:proofErr w:type="spellEnd"/>
      <w:r w:rsidRPr="00757754">
        <w:rPr>
          <w:i/>
        </w:rPr>
        <w:t xml:space="preserve">)/(1–inadequacy </w:t>
      </w:r>
      <w:proofErr w:type="spellStart"/>
      <w:r w:rsidRPr="00757754">
        <w:rPr>
          <w:i/>
        </w:rPr>
        <w:t>score</w:t>
      </w:r>
      <w:r w:rsidRPr="00757754">
        <w:rPr>
          <w:i/>
          <w:vertAlign w:val="subscript"/>
        </w:rPr>
        <w:t>man</w:t>
      </w:r>
      <w:proofErr w:type="spellEnd"/>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w:t>
      </w:r>
      <w:proofErr w:type="spellStart"/>
      <w:r w:rsidRPr="004041D3">
        <w:rPr>
          <w:i/>
          <w:iCs/>
        </w:rPr>
        <w:t>H</w:t>
      </w:r>
      <w:r w:rsidRPr="004041D3">
        <w:rPr>
          <w:i/>
          <w:iCs/>
          <w:vertAlign w:val="subscript"/>
        </w:rPr>
        <w:t>GPI</w:t>
      </w:r>
      <w:r w:rsidRPr="004041D3">
        <w:rPr>
          <w:i/>
          <w:iCs/>
        </w:rPr>
        <w:t>xI</w:t>
      </w:r>
      <w:r w:rsidRPr="004041D3">
        <w:rPr>
          <w:i/>
          <w:iCs/>
          <w:vertAlign w:val="subscript"/>
        </w:rPr>
        <w:t>GPI</w:t>
      </w:r>
      <w:proofErr w:type="spellEnd"/>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endline</w:t>
      </w:r>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3" w:name="_Toc400542620"/>
      <w:bookmarkStart w:id="434" w:name="_Toc403769566"/>
      <w:bookmarkStart w:id="435" w:name="_Toc414874504"/>
    </w:p>
    <w:p w14:paraId="265533B6" w14:textId="0030AF11" w:rsidR="00AB051C" w:rsidRPr="00DF4DE5" w:rsidRDefault="00F92C04" w:rsidP="00AB051C">
      <w:pPr>
        <w:pStyle w:val="Heading2"/>
      </w:pPr>
      <w:bookmarkStart w:id="436" w:name="_Toc22897208"/>
      <w:bookmarkStart w:id="437" w:name="_Toc50719315"/>
      <w:r>
        <w:t>5</w:t>
      </w:r>
      <w:r w:rsidR="00AB051C" w:rsidRPr="00DF4DE5">
        <w:t>.2</w:t>
      </w:r>
      <w:r w:rsidR="00AB051C">
        <w:tab/>
      </w:r>
      <w:bookmarkEnd w:id="433"/>
      <w:bookmarkEnd w:id="434"/>
      <w:bookmarkEnd w:id="435"/>
      <w:r w:rsidR="00AB051C">
        <w:t>Summary of A-WEAI results</w:t>
      </w:r>
      <w:bookmarkEnd w:id="436"/>
      <w:bookmarkEnd w:id="437"/>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endline</w:t>
      </w:r>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r w:rsidR="00521FBA">
        <w:t>endline</w:t>
      </w:r>
      <w:r w:rsidRPr="00410B48">
        <w:t xml:space="preserve">. </w:t>
      </w:r>
    </w:p>
    <w:p w14:paraId="2E359B9A" w14:textId="3E3D75A3" w:rsidR="00AB051C" w:rsidRPr="00410B48" w:rsidRDefault="00AB051C" w:rsidP="007D7583">
      <w:pPr>
        <w:pStyle w:val="BodyText"/>
      </w:pPr>
      <w:r w:rsidRPr="00410B48">
        <w:rPr>
          <w:highlight w:val="yellow"/>
        </w:rPr>
        <w:t>[</w:t>
      </w:r>
      <w:commentRangeStart w:id="438"/>
      <w:r w:rsidRPr="00410B48">
        <w:rPr>
          <w:highlight w:val="yellow"/>
        </w:rPr>
        <w:t>D</w:t>
      </w:r>
      <w:r w:rsidR="00521FBA">
        <w:rPr>
          <w:highlight w:val="yellow"/>
        </w:rPr>
        <w:t xml:space="preserve">escribe the results presented in Table </w:t>
      </w:r>
      <w:r w:rsidR="00F92C04">
        <w:rPr>
          <w:highlight w:val="yellow"/>
        </w:rPr>
        <w:t>5.2.1</w:t>
      </w:r>
      <w:commentRangeEnd w:id="438"/>
      <w:r w:rsidR="00521FBA">
        <w:rPr>
          <w:rStyle w:val="CommentReference"/>
        </w:rPr>
        <w:commentReference w:id="438"/>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39" w:name="_Toc50719183"/>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Endline ZOI Surveys</w:t>
      </w:r>
      <w:bookmarkEnd w:id="439"/>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41F30">
        <w:trPr>
          <w:tblHeader/>
        </w:trPr>
        <w:tc>
          <w:tcPr>
            <w:tcW w:w="2353"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46"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8"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46"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Endline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3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78"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w:t>
            </w:r>
            <w:proofErr w:type="spellStart"/>
            <w:r w:rsidRPr="007D7583">
              <w:rPr>
                <w:rFonts w:eastAsia="Times New Roman" w:cs="Times New Roman"/>
                <w:b/>
                <w:bCs/>
                <w:color w:val="FFFFFF"/>
                <w:sz w:val="20"/>
                <w:szCs w:val="20"/>
              </w:rPr>
              <w:t>value</w:t>
            </w:r>
            <w:r w:rsidRPr="007D7583">
              <w:rPr>
                <w:rFonts w:eastAsia="Times New Roman" w:cs="Times New Roman"/>
                <w:b/>
                <w:bCs/>
                <w:color w:val="FFFFFF"/>
                <w:sz w:val="20"/>
                <w:szCs w:val="20"/>
                <w:vertAlign w:val="superscript"/>
              </w:rPr>
              <w:t>a</w:t>
            </w:r>
            <w:proofErr w:type="spellEnd"/>
          </w:p>
        </w:tc>
        <w:tc>
          <w:tcPr>
            <w:tcW w:w="65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proofErr w:type="spellStart"/>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roofErr w:type="spellEnd"/>
          </w:p>
        </w:tc>
      </w:tr>
      <w:tr w:rsidR="001F5716" w:rsidRPr="007D7583" w14:paraId="6503C95C" w14:textId="77777777" w:rsidTr="00141F30">
        <w:trPr>
          <w:tblHeader/>
        </w:trPr>
        <w:tc>
          <w:tcPr>
            <w:tcW w:w="2353"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8"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3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78"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5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41F30">
        <w:tc>
          <w:tcPr>
            <w:tcW w:w="2353"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roofErr w:type="spellEnd"/>
          </w:p>
        </w:tc>
        <w:tc>
          <w:tcPr>
            <w:tcW w:w="752"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141F30">
        <w:tc>
          <w:tcPr>
            <w:tcW w:w="2353"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52"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41F30">
        <w:tc>
          <w:tcPr>
            <w:tcW w:w="2353"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41F30">
        <w:tc>
          <w:tcPr>
            <w:tcW w:w="2353"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41F30">
        <w:tc>
          <w:tcPr>
            <w:tcW w:w="2353"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41F30">
        <w:tc>
          <w:tcPr>
            <w:tcW w:w="2353"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52"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41F30">
        <w:tc>
          <w:tcPr>
            <w:tcW w:w="2353"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52"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41F30">
        <w:tc>
          <w:tcPr>
            <w:tcW w:w="2353"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proofErr w:type="gramStart"/>
            <w:r w:rsidRPr="007D7583">
              <w:rPr>
                <w:rFonts w:eastAsia="Times New Roman" w:cs="Times New Roman"/>
                <w:sz w:val="20"/>
                <w:szCs w:val="20"/>
              </w:rPr>
              <w:t>%)</w:t>
            </w:r>
            <w:r w:rsidRPr="007D7583">
              <w:rPr>
                <w:rFonts w:eastAsia="Times New Roman" w:cs="Times New Roman"/>
                <w:sz w:val="20"/>
                <w:szCs w:val="20"/>
                <w:vertAlign w:val="superscript"/>
              </w:rPr>
              <w:t>d</w:t>
            </w:r>
            <w:proofErr w:type="gramEnd"/>
          </w:p>
        </w:tc>
        <w:tc>
          <w:tcPr>
            <w:tcW w:w="752"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9A90585" w14:textId="77777777" w:rsidTr="00141F30">
        <w:tc>
          <w:tcPr>
            <w:tcW w:w="2353"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52"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41F30">
        <w:tc>
          <w:tcPr>
            <w:tcW w:w="2353"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52"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41F30">
        <w:tc>
          <w:tcPr>
            <w:tcW w:w="2353"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41F30">
        <w:tc>
          <w:tcPr>
            <w:tcW w:w="2353"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41F30">
        <w:tc>
          <w:tcPr>
            <w:tcW w:w="2353"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41F30">
        <w:tc>
          <w:tcPr>
            <w:tcW w:w="2353"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52"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41F30">
        <w:tc>
          <w:tcPr>
            <w:tcW w:w="2353"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Men</w:t>
            </w:r>
            <w:r w:rsidRPr="007D7583">
              <w:rPr>
                <w:rFonts w:eastAsia="Times New Roman" w:cs="Times New Roman"/>
                <w:b/>
                <w:bCs/>
                <w:sz w:val="20"/>
                <w:szCs w:val="20"/>
                <w:vertAlign w:val="superscript"/>
              </w:rPr>
              <w:t>e</w:t>
            </w:r>
            <w:proofErr w:type="spellEnd"/>
          </w:p>
        </w:tc>
        <w:tc>
          <w:tcPr>
            <w:tcW w:w="752"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41F30">
        <w:tc>
          <w:tcPr>
            <w:tcW w:w="2353"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lastRenderedPageBreak/>
              <w:t>5DE score</w:t>
            </w:r>
          </w:p>
        </w:tc>
        <w:tc>
          <w:tcPr>
            <w:tcW w:w="752"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41F30">
        <w:tc>
          <w:tcPr>
            <w:tcW w:w="2353"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52"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41F30">
        <w:tc>
          <w:tcPr>
            <w:tcW w:w="2353"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proofErr w:type="gramStart"/>
            <w:r w:rsidRPr="007D7583">
              <w:rPr>
                <w:rFonts w:eastAsia="Times New Roman" w:cs="Times New Roman"/>
                <w:sz w:val="20"/>
                <w:szCs w:val="20"/>
              </w:rPr>
              <w:t>%)</w:t>
            </w:r>
            <w:r w:rsidRPr="007D7583">
              <w:rPr>
                <w:rFonts w:eastAsia="Times New Roman" w:cs="Times New Roman"/>
                <w:sz w:val="20"/>
                <w:szCs w:val="20"/>
                <w:vertAlign w:val="superscript"/>
              </w:rPr>
              <w:t>d</w:t>
            </w:r>
            <w:proofErr w:type="gramEnd"/>
          </w:p>
        </w:tc>
        <w:tc>
          <w:tcPr>
            <w:tcW w:w="752"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0"/>
      <w:r w:rsidRPr="00044AFF">
        <w:rPr>
          <w:sz w:val="16"/>
        </w:rPr>
        <w:t>^ Results not statistically reliable, n&lt;30</w:t>
      </w:r>
      <w:commentRangeEnd w:id="440"/>
      <w:r w:rsidR="004E33EB">
        <w:rPr>
          <w:rStyle w:val="CommentReference"/>
        </w:rPr>
        <w:commentReference w:id="440"/>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endline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proofErr w:type="spellStart"/>
      <w:r>
        <w:rPr>
          <w:sz w:val="16"/>
          <w:vertAlign w:val="superscript"/>
        </w:rPr>
        <w:t>e</w:t>
      </w:r>
      <w:proofErr w:type="spellEnd"/>
      <w:r>
        <w:rPr>
          <w:sz w:val="16"/>
          <w:vertAlign w:val="superscript"/>
        </w:rPr>
        <w:t xml:space="preserv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The WEAI was calculated at baseline, but only data for the A-WEAI were collected at endline; therefore, a baseline value for the A-WEAI was calculated so that baseline-endline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endline.</w:t>
      </w:r>
    </w:p>
    <w:p w14:paraId="7BB9C564" w14:textId="08A03471" w:rsidR="00AB051C" w:rsidRPr="00757754" w:rsidRDefault="00AB051C" w:rsidP="007D7583">
      <w:pPr>
        <w:pStyle w:val="BodyText"/>
      </w:pPr>
      <w:r w:rsidRPr="00410B48">
        <w:rPr>
          <w:highlight w:val="yellow"/>
        </w:rPr>
        <w:t>[</w:t>
      </w:r>
      <w:commentRangeStart w:id="441"/>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1"/>
      <w:r w:rsidR="00521FBA">
        <w:rPr>
          <w:rStyle w:val="CommentReference"/>
        </w:rPr>
        <w:commentReference w:id="441"/>
      </w:r>
    </w:p>
    <w:p w14:paraId="20D67EC6" w14:textId="6E6D2989" w:rsidR="00AB051C" w:rsidRDefault="00AB051C" w:rsidP="00AB051C">
      <w:pPr>
        <w:pStyle w:val="Tabletitle"/>
        <w:keepLines/>
        <w:spacing w:before="240"/>
        <w:contextualSpacing/>
        <w:outlineLvl w:val="3"/>
      </w:pPr>
      <w:bookmarkStart w:id="442" w:name="_Toc50719184"/>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Endline ZOI Surveys</w:t>
      </w:r>
      <w:bookmarkEnd w:id="442"/>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00E872F6">
              <w:rPr>
                <w:rFonts w:eastAsia="Times New Roman" w:cs="Times New Roman"/>
                <w:b/>
                <w:bCs/>
                <w:color w:val="FFFFFF"/>
                <w:sz w:val="20"/>
                <w:szCs w:val="20"/>
                <w:vertAlign w:val="superscript"/>
              </w:rPr>
              <w:t>b</w:t>
            </w:r>
            <w:proofErr w:type="spellEnd"/>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proofErr w:type="spellStart"/>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roofErr w:type="spellEnd"/>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287B56E2"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3C0E942E"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proofErr w:type="spellStart"/>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roofErr w:type="spellEnd"/>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7C76BE0D"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1EC0E0F7"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proofErr w:type="spellStart"/>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roofErr w:type="spellEnd"/>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321196">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321196">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321196">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321196">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321196">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321196">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321196">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321196">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321196">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0-5 months old exclusively </w:t>
            </w:r>
            <w:proofErr w:type="spellStart"/>
            <w:r w:rsidRPr="00943C09">
              <w:rPr>
                <w:rFonts w:eastAsia="Times New Roman" w:cs="Times New Roman"/>
                <w:b/>
                <w:bCs/>
                <w:color w:val="auto"/>
                <w:sz w:val="20"/>
                <w:szCs w:val="20"/>
              </w:rPr>
              <w:t>breastfed</w:t>
            </w:r>
            <w:r w:rsidR="00587C7A">
              <w:rPr>
                <w:rFonts w:eastAsia="Times New Roman" w:cs="Times New Roman"/>
                <w:b/>
                <w:bCs/>
                <w:color w:val="auto"/>
                <w:sz w:val="20"/>
                <w:szCs w:val="20"/>
                <w:vertAlign w:val="superscript"/>
              </w:rPr>
              <w:t>d</w:t>
            </w:r>
            <w:proofErr w:type="spellEnd"/>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321196">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321196">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6-23 months old with minimum acceptable </w:t>
            </w:r>
            <w:proofErr w:type="spellStart"/>
            <w:r w:rsidRPr="00943C09">
              <w:rPr>
                <w:rFonts w:eastAsia="Times New Roman" w:cs="Times New Roman"/>
                <w:b/>
                <w:bCs/>
                <w:color w:val="auto"/>
                <w:sz w:val="20"/>
                <w:szCs w:val="20"/>
              </w:rPr>
              <w:t>diet</w:t>
            </w:r>
            <w:r w:rsidR="00587C7A">
              <w:rPr>
                <w:rFonts w:eastAsia="Times New Roman" w:cs="Times New Roman"/>
                <w:b/>
                <w:bCs/>
                <w:color w:val="auto"/>
                <w:sz w:val="20"/>
                <w:szCs w:val="20"/>
                <w:vertAlign w:val="superscript"/>
              </w:rPr>
              <w:t>e</w:t>
            </w:r>
            <w:proofErr w:type="spellEnd"/>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321196">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321196">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321196">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321196">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321196">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321196">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321196">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321196">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321196">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321196">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321196">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3"/>
      <w:r w:rsidRPr="00044AFF">
        <w:rPr>
          <w:sz w:val="16"/>
        </w:rPr>
        <w:t>^ Results not statistically reliable, n&lt;30</w:t>
      </w:r>
      <w:commentRangeEnd w:id="443"/>
      <w:r w:rsidR="004E33EB">
        <w:rPr>
          <w:rStyle w:val="CommentReference"/>
        </w:rPr>
        <w:commentReference w:id="443"/>
      </w:r>
    </w:p>
    <w:p w14:paraId="61D90847" w14:textId="68586408" w:rsidR="00044AFF" w:rsidRPr="00044AFF" w:rsidRDefault="00044AFF" w:rsidP="00044AFF">
      <w:pPr>
        <w:pStyle w:val="BodyText"/>
        <w:spacing w:after="0"/>
        <w:ind w:left="90" w:hanging="90"/>
        <w:rPr>
          <w:sz w:val="16"/>
        </w:rPr>
      </w:pPr>
      <w:proofErr w:type="spellStart"/>
      <w:proofErr w:type="gramStart"/>
      <w:r w:rsidRPr="00044AFF">
        <w:rPr>
          <w:sz w:val="16"/>
          <w:vertAlign w:val="superscript"/>
        </w:rPr>
        <w:t>a</w:t>
      </w:r>
      <w:proofErr w:type="spellEnd"/>
      <w:proofErr w:type="gramEnd"/>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endline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proofErr w:type="gramStart"/>
      <w:r>
        <w:rPr>
          <w:sz w:val="16"/>
        </w:rPr>
        <w:t>The</w:t>
      </w:r>
      <w:proofErr w:type="gramEnd"/>
      <w:r>
        <w:rPr>
          <w:sz w:val="16"/>
        </w:rPr>
        <w:t xml:space="preserv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proofErr w:type="gramStart"/>
      <w:r>
        <w:rPr>
          <w:sz w:val="16"/>
        </w:rPr>
        <w:t>The</w:t>
      </w:r>
      <w:proofErr w:type="gramEnd"/>
      <w:r>
        <w:rPr>
          <w:sz w:val="16"/>
        </w:rPr>
        <w:t xml:space="preserv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4" w:name="_Toc403769569"/>
      <w:bookmarkStart w:id="445" w:name="_Toc414874507"/>
      <w:r>
        <w:lastRenderedPageBreak/>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6" w:name="_Toc22897209"/>
      <w:bookmarkStart w:id="447" w:name="_Toc50719316"/>
      <w:r>
        <w:t>5.3</w:t>
      </w:r>
      <w:r w:rsidR="0032620A">
        <w:tab/>
      </w:r>
      <w:r w:rsidRPr="00410B48">
        <w:t>A-WEAI domain and indicator results</w:t>
      </w:r>
      <w:bookmarkEnd w:id="446"/>
      <w:bookmarkEnd w:id="447"/>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baseline and endline</w:t>
      </w:r>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8"/>
      <w:r>
        <w:rPr>
          <w:szCs w:val="22"/>
          <w:highlight w:val="yellow"/>
        </w:rPr>
        <w:t>D</w:t>
      </w:r>
      <w:r w:rsidR="00521FBA">
        <w:rPr>
          <w:szCs w:val="22"/>
          <w:highlight w:val="yellow"/>
        </w:rPr>
        <w:t>escribe the results presented in Table 5.3.1</w:t>
      </w:r>
      <w:r>
        <w:rPr>
          <w:szCs w:val="22"/>
          <w:highlight w:val="yellow"/>
        </w:rPr>
        <w:t>.]</w:t>
      </w:r>
      <w:commentRangeEnd w:id="448"/>
      <w:r w:rsidR="00521FBA">
        <w:rPr>
          <w:rStyle w:val="CommentReference"/>
        </w:rPr>
        <w:commentReference w:id="448"/>
      </w:r>
    </w:p>
    <w:p w14:paraId="33A19A9E" w14:textId="3515754A" w:rsidR="00AB051C" w:rsidRDefault="00943C09" w:rsidP="00943C09">
      <w:pPr>
        <w:pStyle w:val="Tabletitle"/>
        <w:keepLines/>
        <w:spacing w:before="240"/>
        <w:contextualSpacing/>
        <w:outlineLvl w:val="3"/>
      </w:pPr>
      <w:bookmarkStart w:id="449" w:name="_Toc50719185"/>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Endline ZOI Surveys</w:t>
      </w:r>
      <w:bookmarkEnd w:id="449"/>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Endline</w:t>
            </w:r>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C60B09">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C60B09">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roofErr w:type="spellEnd"/>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C60B09">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C60B09">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0"/>
      <w:r w:rsidRPr="00044AFF">
        <w:rPr>
          <w:sz w:val="16"/>
        </w:rPr>
        <w:t>^ Results not statistically reliable, n&lt;30</w:t>
      </w:r>
      <w:commentRangeEnd w:id="450"/>
      <w:r w:rsidR="004E33EB">
        <w:rPr>
          <w:rStyle w:val="CommentReference"/>
        </w:rPr>
        <w:commentReference w:id="450"/>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endline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proofErr w:type="spellStart"/>
      <w:r>
        <w:rPr>
          <w:sz w:val="16"/>
          <w:vertAlign w:val="superscript"/>
        </w:rPr>
        <w:t>e</w:t>
      </w:r>
      <w:proofErr w:type="spellEnd"/>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comparing estimates at baseline and at endline</w:t>
      </w:r>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1"/>
      <w:r w:rsidR="00AB051C">
        <w:rPr>
          <w:highlight w:val="yellow"/>
        </w:rPr>
        <w:t>D</w:t>
      </w:r>
      <w:r w:rsidR="00521FBA">
        <w:rPr>
          <w:highlight w:val="yellow"/>
        </w:rPr>
        <w:t>escribe the results in Table 5.3.2</w:t>
      </w:r>
      <w:commentRangeEnd w:id="451"/>
      <w:r w:rsidR="00521FBA">
        <w:rPr>
          <w:rStyle w:val="CommentReference"/>
        </w:rPr>
        <w:commentReference w:id="451"/>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2" w:name="_Toc50719186"/>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Endline ZOI Surveys</w:t>
      </w:r>
      <w:bookmarkEnd w:id="452"/>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504332">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504332">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504332">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504332">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504332">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504332">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504332">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504332">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504332">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504332">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504332">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504332">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504332">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504332">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504332">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504332">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504332">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504332">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504332">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504332">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504332">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504332">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504332">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504332">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3"/>
      <w:r w:rsidRPr="00001529">
        <w:rPr>
          <w:sz w:val="16"/>
        </w:rPr>
        <w:t>^ Results not statistically reliable, n&lt;30</w:t>
      </w:r>
      <w:commentRangeEnd w:id="453"/>
      <w:r w:rsidR="004E33EB">
        <w:rPr>
          <w:rStyle w:val="CommentReference"/>
        </w:rPr>
        <w:commentReference w:id="453"/>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4" w:name="_Toc22897210"/>
      <w:bookmarkStart w:id="455" w:name="_Toc50719317"/>
      <w:r>
        <w:t>5</w:t>
      </w:r>
      <w:r w:rsidR="00AB051C" w:rsidRPr="00DF4DE5">
        <w:t>.4</w:t>
      </w:r>
      <w:r w:rsidR="00AB051C">
        <w:tab/>
        <w:t>Descriptive statistics for A-WEAI domains and indicators</w:t>
      </w:r>
      <w:bookmarkEnd w:id="454"/>
      <w:bookmarkEnd w:id="455"/>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6" w:name="_Toc22897211"/>
      <w:bookmarkStart w:id="457" w:name="_Toc50719318"/>
      <w:r>
        <w:t>5</w:t>
      </w:r>
      <w:r w:rsidR="00AB051C">
        <w:t>.4.1</w:t>
      </w:r>
      <w:r w:rsidR="0032620A">
        <w:tab/>
      </w:r>
      <w:r w:rsidR="00AB051C">
        <w:t>Production</w:t>
      </w:r>
      <w:bookmarkEnd w:id="456"/>
      <w:bookmarkEnd w:id="457"/>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r>
        <w:t>endline,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comparing estimates at baseline and at endline</w:t>
      </w:r>
      <w:r>
        <w:t>.</w:t>
      </w:r>
    </w:p>
    <w:p w14:paraId="0B99C826" w14:textId="24AA00EA" w:rsidR="00AB051C" w:rsidRDefault="00AB051C" w:rsidP="004C0A52">
      <w:pPr>
        <w:pStyle w:val="BodyText"/>
        <w:rPr>
          <w:highlight w:val="yellow"/>
        </w:rPr>
      </w:pPr>
      <w:r>
        <w:rPr>
          <w:highlight w:val="yellow"/>
        </w:rPr>
        <w:t xml:space="preserve"> </w:t>
      </w:r>
      <w:commentRangeStart w:id="458"/>
      <w:r>
        <w:rPr>
          <w:highlight w:val="yellow"/>
        </w:rPr>
        <w:t>[D</w:t>
      </w:r>
      <w:r w:rsidR="00125A0A">
        <w:rPr>
          <w:highlight w:val="yellow"/>
        </w:rPr>
        <w:t>escribe the results in Tables 5.4.1 and 5.4.2.</w:t>
      </w:r>
      <w:commentRangeEnd w:id="458"/>
      <w:r w:rsidR="00125A0A">
        <w:rPr>
          <w:rStyle w:val="CommentReference"/>
        </w:rPr>
        <w:commentReference w:id="458"/>
      </w:r>
      <w:r>
        <w:rPr>
          <w:highlight w:val="yellow"/>
        </w:rPr>
        <w:t>]</w:t>
      </w:r>
    </w:p>
    <w:p w14:paraId="25A0032B" w14:textId="687593CE" w:rsidR="00AB051C" w:rsidRPr="004C0A52" w:rsidRDefault="009230F0" w:rsidP="00205797">
      <w:pPr>
        <w:pStyle w:val="Tabletitle"/>
        <w:keepLines/>
        <w:spacing w:before="240"/>
        <w:contextualSpacing/>
        <w:outlineLvl w:val="3"/>
      </w:pPr>
      <w:bookmarkStart w:id="459" w:name="_Toc50719187"/>
      <w:r w:rsidRPr="004C0A52">
        <w:t xml:space="preserve">Table 5.4.1: Comparison of Participation in Economic Activities, by Sex, Feed the Future </w:t>
      </w:r>
      <w:r w:rsidR="00160DC3">
        <w:t>Phase One</w:t>
      </w:r>
      <w:r w:rsidRPr="004C0A52">
        <w:t xml:space="preserve"> Baseline and Endline ZOI Surveys</w:t>
      </w:r>
      <w:bookmarkEnd w:id="459"/>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0"/>
      <w:r w:rsidRPr="00001529">
        <w:rPr>
          <w:sz w:val="16"/>
        </w:rPr>
        <w:t>^ Results not statistically reliable, n&lt;30</w:t>
      </w:r>
      <w:commentRangeEnd w:id="460"/>
      <w:r w:rsidR="004E33EB">
        <w:rPr>
          <w:rStyle w:val="CommentReference"/>
        </w:rPr>
        <w:commentReference w:id="460"/>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1" w:name="_Toc50719188"/>
      <w:r w:rsidRPr="009230F0">
        <w:t>Table 5.4.2: Comparison of Input in</w:t>
      </w:r>
      <w:r w:rsidR="006F049F">
        <w:t>to</w:t>
      </w:r>
      <w:r w:rsidRPr="009230F0">
        <w:t xml:space="preserve"> Decisionmaking on Production, by Sex, Feed the Future </w:t>
      </w:r>
      <w:r w:rsidR="00160DC3">
        <w:t>Phase One</w:t>
      </w:r>
      <w:r w:rsidRPr="009230F0">
        <w:t xml:space="preserve"> Baseline and Endline ZOI Surveys</w:t>
      </w:r>
      <w:bookmarkEnd w:id="461"/>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2"/>
      <w:r w:rsidRPr="00001529">
        <w:rPr>
          <w:sz w:val="16"/>
        </w:rPr>
        <w:t>^ Results not statistically reliable, n&lt;30</w:t>
      </w:r>
      <w:commentRangeEnd w:id="462"/>
      <w:r w:rsidR="004E33EB">
        <w:rPr>
          <w:rStyle w:val="CommentReference"/>
        </w:rPr>
        <w:commentReference w:id="462"/>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3" w:name="_Toc22897212"/>
      <w:bookmarkStart w:id="464" w:name="_Toc50719319"/>
      <w:r>
        <w:t>5</w:t>
      </w:r>
      <w:r w:rsidR="00AB051C">
        <w:t>.4.2</w:t>
      </w:r>
      <w:r w:rsidR="004C0A52">
        <w:tab/>
      </w:r>
      <w:r w:rsidR="00AB051C">
        <w:t>Resources</w:t>
      </w:r>
      <w:bookmarkEnd w:id="463"/>
      <w:bookmarkEnd w:id="464"/>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r w:rsidR="00125A0A">
        <w:t>endline</w:t>
      </w:r>
      <w:r w:rsidRPr="00410B48">
        <w:t xml:space="preserve">. </w:t>
      </w:r>
    </w:p>
    <w:p w14:paraId="5D4BD84A" w14:textId="43EAB6B4" w:rsidR="00AB051C" w:rsidRPr="00410B48" w:rsidRDefault="00AB051C" w:rsidP="004C0A52">
      <w:pPr>
        <w:pStyle w:val="BodyText"/>
      </w:pPr>
      <w:r w:rsidRPr="00410B48">
        <w:rPr>
          <w:highlight w:val="yellow"/>
        </w:rPr>
        <w:t>[</w:t>
      </w:r>
      <w:commentRangeStart w:id="465"/>
      <w:r w:rsidRPr="00410B48">
        <w:rPr>
          <w:highlight w:val="yellow"/>
        </w:rPr>
        <w:t>D</w:t>
      </w:r>
      <w:r w:rsidR="00125A0A">
        <w:rPr>
          <w:highlight w:val="yellow"/>
        </w:rPr>
        <w:t>escribe the results presented in Table 5.4.3</w:t>
      </w:r>
      <w:commentRangeEnd w:id="465"/>
      <w:r w:rsidR="00125A0A">
        <w:rPr>
          <w:rStyle w:val="CommentReference"/>
        </w:rPr>
        <w:commentReference w:id="465"/>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6" w:name="_Toc50719189"/>
      <w:r w:rsidRPr="009230F0">
        <w:t xml:space="preserve">Table 5.4.3: Comparison of Ownership of Productive Resources, by Sex, Feed the Future </w:t>
      </w:r>
      <w:r w:rsidR="00160DC3">
        <w:t>Phase One</w:t>
      </w:r>
      <w:r w:rsidRPr="009230F0">
        <w:t xml:space="preserve"> Baseline and Endline ZOI Surveys</w:t>
      </w:r>
      <w:bookmarkEnd w:id="466"/>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Woman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c</w:t>
            </w:r>
            <w:proofErr w:type="spellEnd"/>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d</w:t>
            </w:r>
            <w:proofErr w:type="spellEnd"/>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7"/>
      <w:r w:rsidRPr="00001529">
        <w:rPr>
          <w:sz w:val="16"/>
        </w:rPr>
        <w:t>^ Results not statistically reliable, n&lt;30</w:t>
      </w:r>
      <w:commentRangeEnd w:id="467"/>
      <w:r w:rsidR="004E33EB">
        <w:rPr>
          <w:rStyle w:val="CommentReference"/>
        </w:rPr>
        <w:commentReference w:id="467"/>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comparing estimates at baseline and at endline</w:t>
      </w:r>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r w:rsidR="00330701" w:rsidRPr="00410B48">
        <w:t>endline</w:t>
      </w:r>
      <w:r w:rsidR="00330701">
        <w:t>.</w:t>
      </w:r>
    </w:p>
    <w:p w14:paraId="1FF2B000" w14:textId="383235E0" w:rsidR="00AB051C" w:rsidRPr="00410B48" w:rsidRDefault="00AB051C" w:rsidP="004C0A52">
      <w:pPr>
        <w:pStyle w:val="BodyText"/>
      </w:pPr>
      <w:r w:rsidRPr="00FC6015">
        <w:rPr>
          <w:highlight w:val="yellow"/>
        </w:rPr>
        <w:t>[</w:t>
      </w:r>
      <w:commentRangeStart w:id="468"/>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8"/>
      <w:r w:rsidR="00125A0A">
        <w:rPr>
          <w:rStyle w:val="CommentReference"/>
        </w:rPr>
        <w:commentReference w:id="468"/>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69" w:name="_Toc50719190"/>
      <w:bookmarkStart w:id="470" w:name="_Toc527139507"/>
      <w:r w:rsidRPr="009230F0">
        <w:t xml:space="preserve">Table 5.4.4: Comparison of Credit Access, by Sex, Feed the Future </w:t>
      </w:r>
      <w:r w:rsidR="00160DC3">
        <w:t>Phase One</w:t>
      </w:r>
      <w:r w:rsidRPr="009230F0">
        <w:t xml:space="preserve"> Baseline and Endline ZOI Surveys</w:t>
      </w:r>
      <w:bookmarkEnd w:id="469"/>
      <w:r w:rsidR="00AB051C" w:rsidRPr="00410B48">
        <w:t xml:space="preserve"> </w:t>
      </w:r>
      <w:bookmarkEnd w:id="470"/>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Endline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w:t>
            </w:r>
            <w:proofErr w:type="spellStart"/>
            <w:r w:rsidRPr="00A7545B">
              <w:rPr>
                <w:rFonts w:eastAsia="Times New Roman" w:cs="Times New Roman"/>
                <w:b/>
                <w:bCs/>
                <w:color w:val="FFFFFF"/>
                <w:sz w:val="20"/>
                <w:szCs w:val="20"/>
              </w:rPr>
              <w:t>value</w:t>
            </w:r>
            <w:r w:rsidRPr="00A7545B">
              <w:rPr>
                <w:rFonts w:eastAsia="Times New Roman" w:cs="Times New Roman"/>
                <w:b/>
                <w:bCs/>
                <w:color w:val="FFFFFF"/>
                <w:sz w:val="20"/>
                <w:szCs w:val="20"/>
                <w:vertAlign w:val="superscript"/>
              </w:rPr>
              <w:t>a</w:t>
            </w:r>
            <w:proofErr w:type="spellEnd"/>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roofErr w:type="spellEnd"/>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proofErr w:type="spellStart"/>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roofErr w:type="spellEnd"/>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1"/>
      <w:r w:rsidRPr="00001529">
        <w:rPr>
          <w:sz w:val="16"/>
        </w:rPr>
        <w:t>^ Results not statistically reliable, n&lt;30</w:t>
      </w:r>
      <w:commentRangeEnd w:id="471"/>
      <w:r w:rsidR="004E33EB">
        <w:rPr>
          <w:rStyle w:val="CommentReference"/>
        </w:rPr>
        <w:commentReference w:id="471"/>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r w:rsidR="00A11DD1" w:rsidRPr="00A11DD1">
        <w:rPr>
          <w:sz w:val="16"/>
          <w:szCs w:val="16"/>
          <w:highlight w:val="yellow"/>
        </w:rPr>
        <w:t xml:space="preserve">endline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2"/>
      <w:r w:rsidRPr="00EF4303">
        <w:rPr>
          <w:highlight w:val="yellow"/>
        </w:rPr>
        <w:t>D</w:t>
      </w:r>
      <w:r w:rsidR="00330701" w:rsidRPr="00EF4303">
        <w:rPr>
          <w:highlight w:val="yellow"/>
        </w:rPr>
        <w:t>escribe the results presented in Table 5.4.5.</w:t>
      </w:r>
      <w:commentRangeEnd w:id="472"/>
      <w:r w:rsidR="00330701" w:rsidRPr="00EF4303">
        <w:rPr>
          <w:rStyle w:val="CommentReference"/>
          <w:sz w:val="22"/>
          <w:szCs w:val="24"/>
        </w:rPr>
        <w:commentReference w:id="472"/>
      </w:r>
      <w:r w:rsidRPr="00EF4303">
        <w:rPr>
          <w:highlight w:val="yellow"/>
        </w:rPr>
        <w:t>]</w:t>
      </w:r>
    </w:p>
    <w:p w14:paraId="76C2B596" w14:textId="02BE18DE" w:rsidR="00AB051C" w:rsidRDefault="009230F0" w:rsidP="00757754">
      <w:pPr>
        <w:pStyle w:val="Tabletitle"/>
        <w:keepLines/>
        <w:spacing w:before="240"/>
        <w:contextualSpacing/>
        <w:outlineLvl w:val="3"/>
      </w:pPr>
      <w:bookmarkStart w:id="473" w:name="_Toc50719191"/>
      <w:r w:rsidRPr="009230F0">
        <w:t xml:space="preserve">Table 5.4.5: Comparison of Source of Credit Accessed, by Sex, Feed the Future </w:t>
      </w:r>
      <w:r w:rsidR="00160DC3">
        <w:t>Phase One</w:t>
      </w:r>
      <w:r w:rsidRPr="009230F0">
        <w:t xml:space="preserve"> Baseline and Endline ZOI Surveys</w:t>
      </w:r>
      <w:bookmarkEnd w:id="473"/>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Endline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w:t>
            </w:r>
            <w:proofErr w:type="spellStart"/>
            <w:r w:rsidRPr="00EF4303">
              <w:rPr>
                <w:rFonts w:eastAsia="Times New Roman" w:cs="Times New Roman"/>
                <w:b/>
                <w:bCs/>
                <w:color w:val="FFFFFF"/>
                <w:sz w:val="20"/>
                <w:szCs w:val="20"/>
              </w:rPr>
              <w:t>value</w:t>
            </w:r>
            <w:r w:rsidRPr="00EF4303">
              <w:rPr>
                <w:rFonts w:eastAsia="Times New Roman" w:cs="Times New Roman"/>
                <w:b/>
                <w:bCs/>
                <w:color w:val="FFFFFF"/>
                <w:sz w:val="20"/>
                <w:szCs w:val="20"/>
                <w:vertAlign w:val="superscript"/>
              </w:rPr>
              <w:t>b</w:t>
            </w:r>
            <w:proofErr w:type="spellEnd"/>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roofErr w:type="spellEnd"/>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roofErr w:type="spellEnd"/>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roofErr w:type="spellEnd"/>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4"/>
      <w:r w:rsidRPr="00001529">
        <w:rPr>
          <w:sz w:val="16"/>
        </w:rPr>
        <w:t>^ Results not statistically reliable, n&lt;30</w:t>
      </w:r>
      <w:commentRangeEnd w:id="474"/>
      <w:r w:rsidR="004E33EB">
        <w:rPr>
          <w:rStyle w:val="CommentReference"/>
        </w:rPr>
        <w:commentReference w:id="474"/>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proofErr w:type="spellStart"/>
      <w:r>
        <w:rPr>
          <w:sz w:val="16"/>
          <w:vertAlign w:val="superscript"/>
        </w:rPr>
        <w:t>e</w:t>
      </w:r>
      <w:proofErr w:type="spellEnd"/>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r w:rsidR="00A11DD1" w:rsidRPr="00A11DD1">
        <w:rPr>
          <w:sz w:val="16"/>
          <w:szCs w:val="16"/>
          <w:highlight w:val="yellow"/>
        </w:rPr>
        <w:t xml:space="preserve">endline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5" w:name="_Toc22897213"/>
      <w:bookmarkStart w:id="476" w:name="_Toc50719320"/>
      <w:r>
        <w:t>5</w:t>
      </w:r>
      <w:r w:rsidR="00AB051C">
        <w:t>.4.3</w:t>
      </w:r>
      <w:r w:rsidR="00EF4303">
        <w:tab/>
      </w:r>
      <w:r w:rsidR="00AB051C">
        <w:t>Income</w:t>
      </w:r>
      <w:bookmarkEnd w:id="475"/>
      <w:bookmarkEnd w:id="476"/>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 xml:space="preserve">they can </w:t>
      </w:r>
      <w:proofErr w:type="gramStart"/>
      <w:r w:rsidRPr="009230F0">
        <w:t>make a decision</w:t>
      </w:r>
      <w:proofErr w:type="gramEnd"/>
      <w:r w:rsidRPr="009230F0">
        <w:t xml:space="preserve">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r w:rsidRPr="009230F0">
        <w:t xml:space="preserve">endline. </w:t>
      </w:r>
    </w:p>
    <w:p w14:paraId="1320302B" w14:textId="20C23C54" w:rsidR="00AB051C" w:rsidRPr="00410B48" w:rsidRDefault="00AB051C" w:rsidP="008067AD">
      <w:pPr>
        <w:pStyle w:val="BodyText"/>
      </w:pPr>
      <w:r w:rsidRPr="00FC6015">
        <w:rPr>
          <w:highlight w:val="yellow"/>
        </w:rPr>
        <w:t>[</w:t>
      </w:r>
      <w:commentRangeStart w:id="477"/>
      <w:r w:rsidRPr="00FC6015">
        <w:rPr>
          <w:highlight w:val="yellow"/>
        </w:rPr>
        <w:t>D</w:t>
      </w:r>
      <w:r w:rsidR="00330701">
        <w:rPr>
          <w:highlight w:val="yellow"/>
        </w:rPr>
        <w:t>escribe the results presented in Table 5.4.6.</w:t>
      </w:r>
      <w:commentRangeEnd w:id="477"/>
      <w:r w:rsidR="00330701">
        <w:rPr>
          <w:rStyle w:val="CommentReference"/>
        </w:rPr>
        <w:commentReference w:id="477"/>
      </w:r>
      <w:r w:rsidRPr="00FC6015">
        <w:rPr>
          <w:highlight w:val="yellow"/>
        </w:rPr>
        <w:t>]</w:t>
      </w:r>
    </w:p>
    <w:p w14:paraId="54E4A222" w14:textId="761A9381" w:rsidR="00AB051C" w:rsidRDefault="009230F0" w:rsidP="00757754">
      <w:pPr>
        <w:pStyle w:val="Tabletitle"/>
        <w:keepLines/>
        <w:spacing w:before="240"/>
        <w:contextualSpacing/>
        <w:outlineLvl w:val="3"/>
      </w:pPr>
      <w:bookmarkStart w:id="478" w:name="_Toc50719192"/>
      <w:bookmarkStart w:id="479" w:name="_Toc527139509"/>
      <w:r w:rsidRPr="009230F0">
        <w:t xml:space="preserve">Table 5.4.6: Comparison of Input into Decisionmaking on Use of Income and Major Household Expenditures, by Sex, Feed the Future </w:t>
      </w:r>
      <w:r w:rsidR="00160DC3">
        <w:t>Phase One</w:t>
      </w:r>
      <w:r w:rsidRPr="009230F0">
        <w:t xml:space="preserve"> Baseline and Endline ZOI Surveys</w:t>
      </w:r>
      <w:bookmarkEnd w:id="478"/>
      <w:r w:rsidR="00AB051C" w:rsidRPr="00410B48">
        <w:t xml:space="preserve"> </w:t>
      </w:r>
      <w:bookmarkEnd w:id="479"/>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Endline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w:t>
            </w:r>
            <w:proofErr w:type="spellStart"/>
            <w:r w:rsidRPr="008022ED">
              <w:rPr>
                <w:rFonts w:eastAsia="Times New Roman" w:cs="Times New Roman"/>
                <w:b/>
                <w:bCs/>
                <w:color w:val="FFFFFF"/>
                <w:sz w:val="20"/>
                <w:szCs w:val="20"/>
              </w:rPr>
              <w:t>value</w:t>
            </w:r>
            <w:r w:rsidRPr="008022ED">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roofErr w:type="spellEnd"/>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proofErr w:type="spellStart"/>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roofErr w:type="spellEnd"/>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0"/>
      <w:r w:rsidRPr="00001529">
        <w:rPr>
          <w:sz w:val="16"/>
        </w:rPr>
        <w:t>^ Results not statistically reliable, n&lt;30</w:t>
      </w:r>
      <w:commentRangeEnd w:id="480"/>
      <w:r w:rsidR="004E33EB">
        <w:rPr>
          <w:rStyle w:val="CommentReference"/>
        </w:rPr>
        <w:commentReference w:id="480"/>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endline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r w:rsidR="00A11DD1" w:rsidRPr="00A11DD1">
        <w:rPr>
          <w:sz w:val="16"/>
          <w:szCs w:val="16"/>
          <w:highlight w:val="yellow"/>
        </w:rPr>
        <w:t xml:space="preserve">endline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1" w:name="_Toc22897214"/>
      <w:bookmarkStart w:id="482" w:name="_Toc50719321"/>
      <w:r>
        <w:t>5</w:t>
      </w:r>
      <w:r w:rsidR="00AB051C">
        <w:t>.4.4</w:t>
      </w:r>
      <w:r w:rsidR="008022ED">
        <w:tab/>
      </w:r>
      <w:r w:rsidR="00AB051C">
        <w:t>Leadership</w:t>
      </w:r>
      <w:bookmarkEnd w:id="481"/>
      <w:bookmarkEnd w:id="482"/>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comparing estimates at baseline and at endline</w:t>
      </w:r>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3" w:name="_Toc50719193"/>
      <w:r w:rsidRPr="009230F0">
        <w:t xml:space="preserve">Table 5.4.7: Comparison of Group Membership, by Sex, Feed the Future </w:t>
      </w:r>
      <w:r w:rsidR="00160DC3">
        <w:t>Phase One</w:t>
      </w:r>
      <w:r w:rsidRPr="009230F0">
        <w:t xml:space="preserve"> Baseline and Endline ZOI Surveys</w:t>
      </w:r>
      <w:bookmarkEnd w:id="483"/>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Endline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w:t>
            </w:r>
            <w:proofErr w:type="spellStart"/>
            <w:r w:rsidRPr="001977CF">
              <w:rPr>
                <w:rFonts w:eastAsia="Times New Roman" w:cs="Times New Roman"/>
                <w:b/>
                <w:bCs/>
                <w:color w:val="FFFFFF"/>
                <w:sz w:val="20"/>
                <w:szCs w:val="20"/>
              </w:rPr>
              <w:t>value</w:t>
            </w:r>
            <w:r w:rsidRPr="001977CF">
              <w:rPr>
                <w:rFonts w:eastAsia="Times New Roman" w:cs="Times New Roman"/>
                <w:b/>
                <w:bCs/>
                <w:color w:val="FFFFFF"/>
                <w:sz w:val="20"/>
                <w:szCs w:val="20"/>
                <w:vertAlign w:val="superscript"/>
              </w:rPr>
              <w:t>b</w:t>
            </w:r>
            <w:proofErr w:type="spellEnd"/>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roofErr w:type="spellEnd"/>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roofErr w:type="spellEnd"/>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roofErr w:type="spellEnd"/>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4"/>
      <w:r w:rsidRPr="00001529">
        <w:rPr>
          <w:sz w:val="16"/>
        </w:rPr>
        <w:t>^ Results not statistically reliable, n&lt;30</w:t>
      </w:r>
      <w:commentRangeEnd w:id="484"/>
      <w:r w:rsidR="004E33EB">
        <w:rPr>
          <w:rStyle w:val="CommentReference"/>
        </w:rPr>
        <w:commentReference w:id="484"/>
      </w:r>
    </w:p>
    <w:p w14:paraId="0092D84E" w14:textId="0E63282F" w:rsidR="00001529" w:rsidRDefault="00001529" w:rsidP="00001529">
      <w:pPr>
        <w:pStyle w:val="BodyText"/>
        <w:spacing w:after="0"/>
        <w:ind w:left="90" w:hanging="90"/>
        <w:rPr>
          <w:sz w:val="16"/>
        </w:rPr>
      </w:pPr>
      <w:proofErr w:type="spellStart"/>
      <w:proofErr w:type="gramStart"/>
      <w:r w:rsidRPr="00001529">
        <w:rPr>
          <w:sz w:val="16"/>
          <w:vertAlign w:val="superscript"/>
        </w:rPr>
        <w:t>a</w:t>
      </w:r>
      <w:proofErr w:type="spellEnd"/>
      <w:proofErr w:type="gramEnd"/>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proofErr w:type="spellStart"/>
      <w:r>
        <w:rPr>
          <w:sz w:val="16"/>
          <w:vertAlign w:val="superscript"/>
        </w:rPr>
        <w:t>e</w:t>
      </w:r>
      <w:proofErr w:type="spellEnd"/>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5" w:name="_Toc22897215"/>
      <w:bookmarkStart w:id="486" w:name="_Toc50719322"/>
      <w:r>
        <w:t>5</w:t>
      </w:r>
      <w:r w:rsidR="00AB051C">
        <w:t>.4.5</w:t>
      </w:r>
      <w:r w:rsidR="001977CF">
        <w:tab/>
      </w:r>
      <w:r w:rsidR="00AB051C">
        <w:t>Time</w:t>
      </w:r>
      <w:bookmarkEnd w:id="485"/>
      <w:bookmarkEnd w:id="486"/>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r w:rsidRPr="00410B48">
        <w:t>endline.</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7" w:name="_Toc50719194"/>
      <w:r w:rsidRPr="009230F0">
        <w:lastRenderedPageBreak/>
        <w:t xml:space="preserve">Table 5.4.8: Comparison of Time Allocation, by Sex, Feed the Future </w:t>
      </w:r>
      <w:r w:rsidR="00160DC3">
        <w:t>Phase One</w:t>
      </w:r>
      <w:r w:rsidRPr="009230F0">
        <w:t xml:space="preserve"> Baseline and Endline ZOI Surveys</w:t>
      </w:r>
      <w:bookmarkEnd w:id="487"/>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w:t>
            </w:r>
            <w:proofErr w:type="spellStart"/>
            <w:proofErr w:type="gramStart"/>
            <w:r w:rsidRPr="000605D8">
              <w:rPr>
                <w:rFonts w:eastAsia="Times New Roman" w:cs="Calibri"/>
                <w:b/>
                <w:bCs/>
                <w:color w:val="FFFFFF"/>
                <w:sz w:val="20"/>
                <w:szCs w:val="20"/>
              </w:rPr>
              <w:t>hours:minutes</w:t>
            </w:r>
            <w:proofErr w:type="spellEnd"/>
            <w:proofErr w:type="gramEnd"/>
            <w:r w:rsidRPr="000605D8">
              <w:rPr>
                <w:rFonts w:eastAsia="Times New Roman" w:cs="Calibri"/>
                <w:b/>
                <w:bCs/>
                <w:color w:val="FFFFFF"/>
                <w:sz w:val="20"/>
                <w:szCs w:val="20"/>
              </w:rPr>
              <w:t>)</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roofErr w:type="spellEnd"/>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 xml:space="preserve">Domestic work (fetching food and </w:t>
            </w:r>
            <w:proofErr w:type="gramStart"/>
            <w:r w:rsidRPr="000605D8">
              <w:rPr>
                <w:rFonts w:eastAsia="Times New Roman" w:cs="Calibri"/>
                <w:sz w:val="20"/>
                <w:szCs w:val="20"/>
              </w:rPr>
              <w:t>water)</w:t>
            </w:r>
            <w:r w:rsidR="007900DE">
              <w:rPr>
                <w:rFonts w:eastAsia="Times New Roman" w:cs="Calibri"/>
                <w:sz w:val="20"/>
                <w:szCs w:val="20"/>
                <w:vertAlign w:val="superscript"/>
              </w:rPr>
              <w:t>b</w:t>
            </w:r>
            <w:proofErr w:type="gramEnd"/>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Commuting (for work or </w:t>
            </w:r>
            <w:proofErr w:type="gramStart"/>
            <w:r w:rsidRPr="000605D8">
              <w:rPr>
                <w:rFonts w:eastAsia="Times New Roman" w:cs="Calibri"/>
                <w:sz w:val="20"/>
                <w:szCs w:val="20"/>
              </w:rPr>
              <w:t>school)</w:t>
            </w:r>
            <w:r w:rsidR="007900DE">
              <w:rPr>
                <w:rFonts w:eastAsia="Times New Roman" w:cs="Calibri"/>
                <w:sz w:val="20"/>
                <w:szCs w:val="20"/>
                <w:vertAlign w:val="superscript"/>
              </w:rPr>
              <w:t>b</w:t>
            </w:r>
            <w:proofErr w:type="gramEnd"/>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roofErr w:type="spellEnd"/>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 xml:space="preserve">Domestic work (fetching food and </w:t>
            </w:r>
            <w:proofErr w:type="gramStart"/>
            <w:r w:rsidRPr="000605D8">
              <w:rPr>
                <w:rFonts w:eastAsia="Times New Roman" w:cs="Calibri"/>
                <w:sz w:val="20"/>
                <w:szCs w:val="20"/>
              </w:rPr>
              <w:t>water)</w:t>
            </w:r>
            <w:r w:rsidR="00F121B4">
              <w:rPr>
                <w:rFonts w:eastAsia="Times New Roman" w:cs="Calibri"/>
                <w:sz w:val="20"/>
                <w:szCs w:val="20"/>
                <w:vertAlign w:val="superscript"/>
              </w:rPr>
              <w:t>b</w:t>
            </w:r>
            <w:proofErr w:type="gramEnd"/>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Commuting (for work or </w:t>
            </w:r>
            <w:proofErr w:type="gramStart"/>
            <w:r w:rsidRPr="000605D8">
              <w:rPr>
                <w:rFonts w:eastAsia="Times New Roman" w:cs="Calibri"/>
                <w:sz w:val="20"/>
                <w:szCs w:val="20"/>
              </w:rPr>
              <w:t>school)</w:t>
            </w:r>
            <w:r w:rsidR="00F121B4">
              <w:rPr>
                <w:rFonts w:eastAsia="Times New Roman" w:cs="Calibri"/>
                <w:sz w:val="20"/>
                <w:szCs w:val="20"/>
                <w:vertAlign w:val="superscript"/>
              </w:rPr>
              <w:t>b</w:t>
            </w:r>
            <w:proofErr w:type="gramEnd"/>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8"/>
      <w:r w:rsidRPr="00001529">
        <w:rPr>
          <w:sz w:val="16"/>
        </w:rPr>
        <w:t>^ Results not statistically reliable, n&lt;30</w:t>
      </w:r>
      <w:commentRangeEnd w:id="488"/>
      <w:r w:rsidR="004E33EB">
        <w:rPr>
          <w:rStyle w:val="CommentReference"/>
        </w:rPr>
        <w:commentReference w:id="488"/>
      </w:r>
    </w:p>
    <w:p w14:paraId="3C4391E7" w14:textId="702FC928" w:rsidR="00C73E42" w:rsidRPr="00001529" w:rsidRDefault="00F121B4" w:rsidP="00C73E42">
      <w:pPr>
        <w:pStyle w:val="BodyText"/>
        <w:spacing w:after="0"/>
        <w:ind w:left="90" w:hanging="90"/>
        <w:rPr>
          <w:sz w:val="16"/>
        </w:rPr>
      </w:pPr>
      <w:proofErr w:type="spellStart"/>
      <w:proofErr w:type="gramStart"/>
      <w:r>
        <w:rPr>
          <w:sz w:val="16"/>
          <w:vertAlign w:val="superscript"/>
        </w:rPr>
        <w:t>a</w:t>
      </w:r>
      <w:proofErr w:type="spellEnd"/>
      <w:proofErr w:type="gramEnd"/>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endline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r w:rsidR="00A11DD1" w:rsidRPr="00A11DD1">
        <w:rPr>
          <w:sz w:val="16"/>
          <w:szCs w:val="16"/>
          <w:highlight w:val="yellow"/>
        </w:rPr>
        <w:t xml:space="preserve">endline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14074CAD" w:rsidR="006A0A80" w:rsidRDefault="006A0A80" w:rsidP="006A0A80">
      <w:pPr>
        <w:pStyle w:val="Heading1"/>
        <w:numPr>
          <w:ilvl w:val="0"/>
          <w:numId w:val="26"/>
        </w:numPr>
      </w:pPr>
      <w:bookmarkStart w:id="489" w:name="_Toc22897216"/>
      <w:bookmarkStart w:id="490" w:name="_Toc50719323"/>
      <w:bookmarkEnd w:id="420"/>
      <w:bookmarkEnd w:id="421"/>
      <w:bookmarkEnd w:id="444"/>
      <w:bookmarkEnd w:id="445"/>
      <w:r>
        <w:lastRenderedPageBreak/>
        <w:t>Hunger and dietary intake</w:t>
      </w:r>
      <w:bookmarkEnd w:id="489"/>
      <w:bookmarkEnd w:id="490"/>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1" w:name="_Toc400542622"/>
      <w:bookmarkStart w:id="492" w:name="_Toc414874510"/>
      <w:bookmarkStart w:id="493" w:name="_Toc22897217"/>
      <w:bookmarkStart w:id="494" w:name="_Toc50719324"/>
      <w:r>
        <w:t>6</w:t>
      </w:r>
      <w:r w:rsidR="00BC0F95" w:rsidRPr="00DF4DE5">
        <w:t>.</w:t>
      </w:r>
      <w:r w:rsidR="00995F8F">
        <w:t>1</w:t>
      </w:r>
      <w:r w:rsidR="00A92E32">
        <w:tab/>
      </w:r>
      <w:r w:rsidR="002E0A0C">
        <w:t>Household h</w:t>
      </w:r>
      <w:r w:rsidR="00BC0F95" w:rsidRPr="00DF4DE5">
        <w:t>unger</w:t>
      </w:r>
      <w:bookmarkEnd w:id="491"/>
      <w:bookmarkEnd w:id="492"/>
      <w:bookmarkEnd w:id="493"/>
      <w:bookmarkEnd w:id="494"/>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w:t>
      </w:r>
      <w:proofErr w:type="gramStart"/>
      <w:r>
        <w:t>balanced</w:t>
      </w:r>
      <w:proofErr w:type="gramEnd"/>
      <w:r>
        <w:t xml:space="preserve">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5"/>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endline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endline ZOI Survey in relation to the hungry season and food insecurity</w:t>
      </w:r>
      <w:r w:rsidR="00FB5260" w:rsidRPr="00DF4DE5">
        <w:rPr>
          <w:highlight w:val="yellow"/>
        </w:rPr>
        <w:t>]</w:t>
      </w:r>
      <w:r w:rsidR="00BC0F95" w:rsidRPr="00DF4DE5">
        <w:t>.</w:t>
      </w:r>
      <w:commentRangeEnd w:id="495"/>
      <w:r w:rsidR="00DB08D3">
        <w:rPr>
          <w:rStyle w:val="CommentReference"/>
        </w:rPr>
        <w:commentReference w:id="495"/>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r w:rsidR="00A42F4B">
        <w:t>endline</w:t>
      </w:r>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6" w:name="_Toc415131216"/>
      <w:bookmarkStart w:id="497" w:name="_Toc499553869"/>
      <w:bookmarkStart w:id="498" w:name="_Toc499554307"/>
      <w:bookmarkStart w:id="499" w:name="_Toc499554562"/>
      <w:bookmarkStart w:id="500" w:name="_Toc531870957"/>
    </w:p>
    <w:p w14:paraId="02D67FD5" w14:textId="498F35EC" w:rsidR="00BC0F95" w:rsidRDefault="00143B1A" w:rsidP="00A42F4B">
      <w:pPr>
        <w:pStyle w:val="Tabletitle"/>
        <w:keepLines/>
        <w:contextualSpacing/>
        <w:outlineLvl w:val="3"/>
      </w:pPr>
      <w:bookmarkStart w:id="501" w:name="_Toc50719195"/>
      <w:r>
        <w:lastRenderedPageBreak/>
        <w:t xml:space="preserve">Table </w:t>
      </w:r>
      <w:r w:rsidR="00CA1677">
        <w:t>6</w:t>
      </w:r>
      <w:r>
        <w:t>.</w:t>
      </w:r>
      <w:r w:rsidR="00B472A3">
        <w:t>1:</w:t>
      </w:r>
      <w:r w:rsidR="00CA1677">
        <w:t xml:space="preserve"> </w:t>
      </w:r>
      <w:bookmarkEnd w:id="496"/>
      <w:bookmarkEnd w:id="497"/>
      <w:bookmarkEnd w:id="498"/>
      <w:bookmarkEnd w:id="499"/>
      <w:bookmarkEnd w:id="500"/>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Endline ZOI Surveys</w:t>
      </w:r>
      <w:bookmarkEnd w:id="501"/>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Endline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2"/>
      <w:r w:rsidR="00A42F4B" w:rsidRPr="00A42F4B">
        <w:rPr>
          <w:sz w:val="16"/>
        </w:rPr>
        <w:t>^ Results not statistically reliable, n&lt;30</w:t>
      </w:r>
      <w:commentRangeEnd w:id="502"/>
      <w:r>
        <w:rPr>
          <w:rStyle w:val="CommentReference"/>
        </w:rPr>
        <w:commentReference w:id="502"/>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767B883A" w:rsidR="00A42F4B" w:rsidRPr="008422CA" w:rsidRDefault="00E750FA" w:rsidP="008422CA">
      <w:pPr>
        <w:pStyle w:val="BodyText"/>
        <w:spacing w:after="0" w:line="240" w:lineRule="auto"/>
        <w:ind w:left="90" w:hanging="90"/>
        <w:rPr>
          <w:sz w:val="16"/>
          <w:szCs w:val="18"/>
        </w:rPr>
      </w:pPr>
      <w:r w:rsidRPr="00E750FA">
        <w:rPr>
          <w:sz w:val="16"/>
          <w:szCs w:val="18"/>
        </w:rPr>
        <w:t>Disaggregate categories based on individual household members (i.e., gendered household type, household education, and poverty status</w:t>
      </w:r>
      <w:r w:rsidR="008422CA">
        <w:rPr>
          <w:sz w:val="16"/>
          <w:szCs w:val="18"/>
        </w:rPr>
        <w:t>)</w:t>
      </w:r>
      <w:r w:rsidRPr="00E750FA">
        <w:rPr>
          <w:sz w:val="16"/>
          <w:szCs w:val="18"/>
        </w:rPr>
        <w:t xml:space="preserve"> are calculated using de jure household members.</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endline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r w:rsidR="00A11DD1" w:rsidRPr="00A11DD1">
        <w:rPr>
          <w:sz w:val="16"/>
          <w:szCs w:val="16"/>
          <w:highlight w:val="yellow"/>
        </w:rPr>
        <w:t xml:space="preserve">endline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3" w:name="_Toc400542623"/>
      <w:bookmarkStart w:id="504" w:name="_Toc414874511"/>
      <w:bookmarkStart w:id="505" w:name="_Toc22897218"/>
      <w:bookmarkStart w:id="506" w:name="_Toc50719325"/>
      <w:r>
        <w:t>6</w:t>
      </w:r>
      <w:r w:rsidR="00BC0F95" w:rsidRPr="00DF4DE5">
        <w:t>.</w:t>
      </w:r>
      <w:r w:rsidR="00995F8F">
        <w:t>2</w:t>
      </w:r>
      <w:r w:rsidR="00A92E32">
        <w:tab/>
      </w:r>
      <w:bookmarkEnd w:id="503"/>
      <w:bookmarkEnd w:id="504"/>
      <w:r w:rsidR="009675FE">
        <w:t xml:space="preserve">Women’s </w:t>
      </w:r>
      <w:r w:rsidR="00BE1813">
        <w:t>dietary diversity</w:t>
      </w:r>
      <w:bookmarkEnd w:id="505"/>
      <w:bookmarkEnd w:id="506"/>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endline.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7" w:name="_Toc50719196"/>
      <w:bookmarkStart w:id="508" w:name="_Toc415131217"/>
      <w:bookmarkStart w:id="509" w:name="_Toc499553870"/>
      <w:bookmarkStart w:id="510" w:name="_Toc499554308"/>
      <w:bookmarkStart w:id="511" w:name="_Toc499554563"/>
      <w:bookmarkStart w:id="512"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Endline ZOI Surveys</w:t>
      </w:r>
      <w:bookmarkEnd w:id="507"/>
      <w:r w:rsidRPr="005B65DF" w:rsidDel="00405F74">
        <w:t xml:space="preserve"> </w:t>
      </w:r>
      <w:bookmarkEnd w:id="508"/>
      <w:bookmarkEnd w:id="509"/>
      <w:bookmarkEnd w:id="510"/>
      <w:bookmarkEnd w:id="511"/>
      <w:bookmarkEnd w:id="512"/>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2912C0">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2912C0">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2912C0">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2912C0">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2912C0">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2912C0">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2912C0">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2912C0">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2912C0">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2912C0">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2912C0">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2912C0">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9C7ED2">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9C7ED2">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9C7ED2">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9C7ED2">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9C7ED2">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9C7ED2">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9C7ED2">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9C7ED2">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9C7ED2">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3"/>
      <w:r w:rsidRPr="00B26FA0">
        <w:rPr>
          <w:sz w:val="16"/>
        </w:rPr>
        <w:t>^ Results not statistically reliable, n&lt;30</w:t>
      </w:r>
      <w:commentRangeEnd w:id="513"/>
      <w:r w:rsidR="00B435DA" w:rsidRPr="00B26FA0">
        <w:rPr>
          <w:rStyle w:val="CommentReference"/>
        </w:rPr>
        <w:commentReference w:id="513"/>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endline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9E02C18" w14:textId="08B6A926" w:rsidR="00C21FCA" w:rsidRDefault="00C21FCA" w:rsidP="00C21FCA">
      <w:pPr>
        <w:pStyle w:val="TF-TblFN"/>
        <w:spacing w:before="0"/>
        <w:ind w:left="90" w:hanging="90"/>
      </w:pPr>
      <w:r>
        <w:t xml:space="preserve">Indicator estimates and the gendered household type disaggregate </w:t>
      </w:r>
      <w:r w:rsidR="0098090E">
        <w:t xml:space="preserve">categories </w:t>
      </w:r>
      <w:r>
        <w:t>are based on de facto household members.</w:t>
      </w:r>
    </w:p>
    <w:p w14:paraId="68086EC8" w14:textId="56D3B4C7" w:rsidR="00C21FCA" w:rsidRDefault="00F579C0" w:rsidP="00C21FCA">
      <w:pPr>
        <w:pStyle w:val="TF-TblFN"/>
        <w:spacing w:before="0" w:line="276" w:lineRule="auto"/>
        <w:ind w:left="86" w:hanging="86"/>
      </w:pPr>
      <w:r>
        <w:t>P</w:t>
      </w:r>
      <w:r w:rsidR="00C21FCA">
        <w:t xml:space="preserve">overty status </w:t>
      </w:r>
      <w:r>
        <w:t xml:space="preserve">is </w:t>
      </w:r>
      <w:r w:rsidR="00045FA0">
        <w:t xml:space="preserve">calculated using </w:t>
      </w:r>
      <w:r w:rsidR="00C21FCA">
        <w:t xml:space="preserve">de jure household members. </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r w:rsidR="00A11DD1" w:rsidRPr="00A11DD1">
        <w:rPr>
          <w:sz w:val="16"/>
          <w:szCs w:val="16"/>
          <w:highlight w:val="yellow"/>
        </w:rPr>
        <w:t xml:space="preserve">endline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r w:rsidR="00295CD4">
        <w:t>endline</w:t>
      </w:r>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4" w:name="_Toc50719197"/>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Endline ZOI Surveys</w:t>
      </w:r>
      <w:bookmarkEnd w:id="514"/>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Endline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roofErr w:type="spellEnd"/>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Number of women of reproductive 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5"/>
      <w:r w:rsidRPr="000E60CD">
        <w:rPr>
          <w:sz w:val="16"/>
        </w:rPr>
        <w:t>^ Results not statistically reliable, n&lt;30</w:t>
      </w:r>
      <w:commentRangeEnd w:id="515"/>
      <w:r w:rsidR="00B435DA">
        <w:rPr>
          <w:rStyle w:val="CommentReference"/>
        </w:rPr>
        <w:commentReference w:id="515"/>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endline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7E4B6B59" w14:textId="366D28D3" w:rsidR="0006037C" w:rsidRDefault="0006037C" w:rsidP="0024579F">
      <w:pPr>
        <w:pStyle w:val="TF-TblFN"/>
        <w:spacing w:before="0"/>
        <w:ind w:left="90" w:hanging="90"/>
      </w:pPr>
      <w:r>
        <w:t xml:space="preserve">Indicator estimates are based on de facto household members. </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r w:rsidR="00A11DD1" w:rsidRPr="00A11DD1">
        <w:rPr>
          <w:sz w:val="16"/>
          <w:szCs w:val="16"/>
          <w:highlight w:val="yellow"/>
        </w:rPr>
        <w:t xml:space="preserve">endline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6" w:name="_Toc22897219"/>
      <w:bookmarkStart w:id="517" w:name="_Toc50719326"/>
      <w:bookmarkStart w:id="518" w:name="_Toc400542625"/>
      <w:bookmarkStart w:id="519" w:name="_Toc414874513"/>
      <w:r>
        <w:t>6</w:t>
      </w:r>
      <w:r w:rsidR="0097747D" w:rsidRPr="00DF4DE5">
        <w:t>.</w:t>
      </w:r>
      <w:r w:rsidR="0097747D">
        <w:t>3</w:t>
      </w:r>
      <w:r w:rsidR="0097747D">
        <w:tab/>
      </w:r>
      <w:r w:rsidR="00A92EA0">
        <w:t>Infant an</w:t>
      </w:r>
      <w:r w:rsidR="009832AF">
        <w:t>d</w:t>
      </w:r>
      <w:r w:rsidR="00A92EA0">
        <w:t xml:space="preserve"> young child feeding</w:t>
      </w:r>
      <w:bookmarkEnd w:id="516"/>
      <w:bookmarkEnd w:id="517"/>
    </w:p>
    <w:bookmarkEnd w:id="518"/>
    <w:bookmarkEnd w:id="519"/>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0" w:name="_Toc50719327"/>
      <w:r>
        <w:t>6</w:t>
      </w:r>
      <w:r w:rsidR="0054388F">
        <w:t>.3.1</w:t>
      </w:r>
      <w:r w:rsidR="00B26FA0">
        <w:tab/>
      </w:r>
      <w:r w:rsidR="00BC0F95" w:rsidRPr="00DF4DE5">
        <w:t xml:space="preserve">Exclusive </w:t>
      </w:r>
      <w:r w:rsidR="00332B89">
        <w:t>b</w:t>
      </w:r>
      <w:r w:rsidR="00BC0F95" w:rsidRPr="00DF4DE5">
        <w:t>reastfeeding</w:t>
      </w:r>
      <w:bookmarkEnd w:id="520"/>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r w:rsidR="00DA57DC">
        <w:t>endline</w:t>
      </w:r>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1" w:name="_Toc50719198"/>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Endline ZOI Surveys</w:t>
      </w:r>
      <w:bookmarkEnd w:id="521"/>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2" w:name="_Toc415131220"/>
            <w:bookmarkStart w:id="523" w:name="_Toc499553873"/>
            <w:bookmarkStart w:id="524" w:name="_Toc499554311"/>
            <w:bookmarkStart w:id="525" w:name="_Toc499554566"/>
            <w:bookmarkStart w:id="526"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2F128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2F128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 xml:space="preserve">s </w:t>
            </w:r>
            <w:proofErr w:type="spellStart"/>
            <w:r w:rsidRPr="00B26FA0">
              <w:rPr>
                <w:rFonts w:eastAsia="Times New Roman" w:cs="Times New Roman"/>
                <w:b/>
                <w:bCs/>
                <w:color w:val="auto"/>
                <w:sz w:val="20"/>
                <w:szCs w:val="20"/>
              </w:rPr>
              <w:t>education</w:t>
            </w:r>
            <w:r w:rsidRPr="00B26FA0">
              <w:rPr>
                <w:rFonts w:eastAsia="Times New Roman" w:cs="Times New Roman"/>
                <w:b/>
                <w:bCs/>
                <w:color w:val="auto"/>
                <w:sz w:val="20"/>
                <w:szCs w:val="20"/>
                <w:vertAlign w:val="superscript"/>
              </w:rPr>
              <w:t>d</w:t>
            </w:r>
            <w:proofErr w:type="spellEnd"/>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2F128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2F128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2F128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2F128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2F128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2F128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2F128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2F128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2F128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2F128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2"/>
    <w:bookmarkEnd w:id="523"/>
    <w:bookmarkEnd w:id="524"/>
    <w:bookmarkEnd w:id="525"/>
    <w:bookmarkEnd w:id="526"/>
    <w:p w14:paraId="34A38E44" w14:textId="2E984166" w:rsidR="000E60CD" w:rsidRPr="00B26FA0" w:rsidRDefault="000E60CD" w:rsidP="005E66B4">
      <w:pPr>
        <w:pStyle w:val="BodyText"/>
        <w:spacing w:after="0"/>
        <w:ind w:left="90" w:hanging="90"/>
        <w:rPr>
          <w:sz w:val="16"/>
          <w:szCs w:val="16"/>
        </w:rPr>
      </w:pPr>
      <w:commentRangeStart w:id="527"/>
      <w:r w:rsidRPr="00B26FA0">
        <w:rPr>
          <w:sz w:val="16"/>
          <w:szCs w:val="16"/>
        </w:rPr>
        <w:t>^ Results not statistically reliable, n&lt;30</w:t>
      </w:r>
      <w:commentRangeEnd w:id="527"/>
      <w:r w:rsidR="00B435DA" w:rsidRPr="00B26FA0">
        <w:rPr>
          <w:rStyle w:val="CommentReference"/>
        </w:rPr>
        <w:commentReference w:id="527"/>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endline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091B5B9A" w14:textId="77777777" w:rsidR="0024579F" w:rsidRDefault="0024579F" w:rsidP="0024579F">
      <w:pPr>
        <w:pStyle w:val="TF-TblFN"/>
        <w:spacing w:before="0"/>
        <w:ind w:left="90" w:hanging="90"/>
      </w:pPr>
      <w:r>
        <w:t>Indicator estimates and the gendered household type disaggregate categories are based on de facto household members.</w:t>
      </w:r>
    </w:p>
    <w:p w14:paraId="7995D751" w14:textId="3B4218BD" w:rsidR="0024579F" w:rsidRDefault="00000842" w:rsidP="00000842">
      <w:pPr>
        <w:pStyle w:val="TF-TblFN"/>
        <w:spacing w:before="0" w:line="276" w:lineRule="auto"/>
        <w:ind w:left="86" w:hanging="86"/>
      </w:pPr>
      <w:r>
        <w:t xml:space="preserve">Poverty status is calculated using de jure household members. </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r w:rsidR="002123BA">
        <w:rPr>
          <w:sz w:val="16"/>
          <w:highlight w:val="yellow"/>
        </w:rPr>
        <w:t>endline</w:t>
      </w:r>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8" w:name="_Toc50719328"/>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8"/>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(minimum meal frequency). As recommended by WHO, the ZOI Survey 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r w:rsidR="00E55B95">
        <w:t>endline</w:t>
      </w:r>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29" w:name="_Toc50719199"/>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Endline ZOI Surveys</w:t>
      </w:r>
      <w:bookmarkEnd w:id="529"/>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Endline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w:t>
            </w:r>
            <w:proofErr w:type="spellStart"/>
            <w:r w:rsidRPr="00F1756E">
              <w:rPr>
                <w:rFonts w:eastAsia="Times New Roman" w:cs="Times New Roman"/>
                <w:b/>
                <w:bCs/>
                <w:color w:val="FFFFFF"/>
                <w:sz w:val="20"/>
                <w:szCs w:val="20"/>
              </w:rPr>
              <w:t>value</w:t>
            </w:r>
            <w:r w:rsidRPr="00F1756E">
              <w:rPr>
                <w:rFonts w:eastAsia="Times New Roman" w:cs="Times New Roman"/>
                <w:b/>
                <w:bCs/>
                <w:color w:val="FFFFFF"/>
                <w:sz w:val="20"/>
                <w:szCs w:val="20"/>
                <w:vertAlign w:val="superscript"/>
              </w:rPr>
              <w:t>b</w:t>
            </w:r>
            <w:proofErr w:type="spellEnd"/>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roofErr w:type="spellEnd"/>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2F128B">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2F128B">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2F128B">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2F128B">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2F128B">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2F128B">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2F128B">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 xml:space="preserve">s </w:t>
            </w:r>
            <w:proofErr w:type="spellStart"/>
            <w:r w:rsidRPr="00F1756E">
              <w:rPr>
                <w:rFonts w:eastAsia="Times New Roman" w:cs="Times New Roman"/>
                <w:b/>
                <w:bCs/>
                <w:color w:val="auto"/>
                <w:sz w:val="20"/>
                <w:szCs w:val="20"/>
              </w:rPr>
              <w:t>education</w:t>
            </w:r>
            <w:r w:rsidRPr="00F1756E">
              <w:rPr>
                <w:rFonts w:eastAsia="Times New Roman" w:cs="Times New Roman"/>
                <w:b/>
                <w:bCs/>
                <w:color w:val="auto"/>
                <w:sz w:val="20"/>
                <w:szCs w:val="20"/>
                <w:vertAlign w:val="superscript"/>
              </w:rPr>
              <w:t>d</w:t>
            </w:r>
            <w:proofErr w:type="spellEnd"/>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2F128B">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2F128B">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2F128B">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2F128B">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2F128B">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2F128B">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2F128B">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2F128B">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2F128B">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2F128B">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2F128B">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2F128B">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2F128B">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2F128B">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0"/>
      <w:r w:rsidRPr="005E66B4">
        <w:rPr>
          <w:sz w:val="16"/>
        </w:rPr>
        <w:t>^ Results not statistically reliable, n&lt;30</w:t>
      </w:r>
      <w:commentRangeEnd w:id="530"/>
      <w:r w:rsidR="00B435DA">
        <w:rPr>
          <w:rStyle w:val="CommentReference"/>
        </w:rPr>
        <w:commentReference w:id="530"/>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endline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5FF8BBDE"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9C0FC99" w14:textId="644C1461" w:rsidR="0024579F" w:rsidRDefault="00324D14" w:rsidP="00324D14">
      <w:pPr>
        <w:pStyle w:val="TF-TblFN"/>
        <w:spacing w:before="0" w:line="276" w:lineRule="auto"/>
        <w:ind w:left="86" w:hanging="86"/>
      </w:pPr>
      <w:r>
        <w:t>Poverty status is calculated using de jure household members.</w:t>
      </w:r>
      <w:r w:rsidR="0024579F">
        <w:t xml:space="preserve"> </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r w:rsidR="00A11DD1" w:rsidRPr="00A11DD1">
        <w:rPr>
          <w:sz w:val="16"/>
          <w:szCs w:val="16"/>
          <w:highlight w:val="yellow"/>
        </w:rPr>
        <w:t xml:space="preserve">endline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endline</w:t>
      </w:r>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1" w:name="_Toc415131222"/>
      <w:bookmarkStart w:id="532" w:name="_Toc499553875"/>
      <w:bookmarkStart w:id="533" w:name="_Toc499554313"/>
      <w:bookmarkStart w:id="534" w:name="_Toc499554568"/>
      <w:bookmarkStart w:id="535" w:name="_Toc531870965"/>
    </w:p>
    <w:p w14:paraId="16F9C201" w14:textId="071E2EF6" w:rsidR="00BC0F95" w:rsidRDefault="00143B1A" w:rsidP="00AB051C">
      <w:pPr>
        <w:pStyle w:val="Tabletitle"/>
        <w:keepLines/>
        <w:spacing w:before="240"/>
        <w:contextualSpacing/>
        <w:outlineLvl w:val="3"/>
      </w:pPr>
      <w:bookmarkStart w:id="536" w:name="_Toc50719200"/>
      <w:r>
        <w:t xml:space="preserve">Table </w:t>
      </w:r>
      <w:r w:rsidR="00CA1677">
        <w:t>6</w:t>
      </w:r>
      <w:r>
        <w:t>.</w:t>
      </w:r>
      <w:r w:rsidR="000C785C">
        <w:t>3.3</w:t>
      </w:r>
      <w:r w:rsidR="00D252CB">
        <w:t>:</w:t>
      </w:r>
      <w:r w:rsidR="002A3E7B" w:rsidDel="002A3E7B">
        <w:t xml:space="preserve"> </w:t>
      </w:r>
      <w:bookmarkEnd w:id="531"/>
      <w:bookmarkEnd w:id="532"/>
      <w:bookmarkEnd w:id="533"/>
      <w:bookmarkEnd w:id="534"/>
      <w:bookmarkEnd w:id="535"/>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Endline ZOI Surveys</w:t>
      </w:r>
      <w:bookmarkEnd w:id="536"/>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Endline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585619">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585619">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single" w:sz="4" w:space="0" w:color="auto"/>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7"/>
      <w:r w:rsidRPr="005E66B4">
        <w:rPr>
          <w:sz w:val="16"/>
        </w:rPr>
        <w:t>^ Results not statistically reliable, n&lt;30</w:t>
      </w:r>
      <w:commentRangeEnd w:id="537"/>
      <w:r w:rsidR="00B435DA">
        <w:rPr>
          <w:rStyle w:val="CommentReference"/>
        </w:rPr>
        <w:commentReference w:id="537"/>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Significance tests were performed to determine whether a difference exists between the baseline and endline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r w:rsidR="00A11DD1" w:rsidRPr="00A11DD1">
        <w:rPr>
          <w:sz w:val="16"/>
          <w:szCs w:val="16"/>
          <w:highlight w:val="yellow"/>
        </w:rPr>
        <w:t xml:space="preserve">endline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8" w:name="_Toc22827583"/>
      <w:bookmarkStart w:id="539" w:name="_Toc22827784"/>
      <w:bookmarkStart w:id="540" w:name="_Toc22827985"/>
      <w:bookmarkStart w:id="541" w:name="_Toc22828186"/>
      <w:bookmarkStart w:id="542" w:name="_Toc22896167"/>
      <w:bookmarkStart w:id="543" w:name="_Toc22896368"/>
      <w:bookmarkStart w:id="544" w:name="_Toc22896564"/>
      <w:bookmarkStart w:id="545" w:name="_Toc22896760"/>
      <w:bookmarkStart w:id="546" w:name="_Toc22896986"/>
      <w:bookmarkStart w:id="547" w:name="_Toc22897220"/>
      <w:bookmarkStart w:id="548" w:name="_Toc22898658"/>
      <w:bookmarkStart w:id="549" w:name="_Toc22898918"/>
      <w:bookmarkStart w:id="550" w:name="_Toc22906773"/>
      <w:bookmarkStart w:id="551" w:name="_Toc22134457"/>
      <w:bookmarkStart w:id="552" w:name="_Toc22827584"/>
      <w:bookmarkStart w:id="553" w:name="_Toc22827785"/>
      <w:bookmarkStart w:id="554" w:name="_Toc22827986"/>
      <w:bookmarkStart w:id="555" w:name="_Toc22828187"/>
      <w:bookmarkStart w:id="556" w:name="_Toc22896168"/>
      <w:bookmarkStart w:id="557" w:name="_Toc22896369"/>
      <w:bookmarkStart w:id="558" w:name="_Toc22896565"/>
      <w:bookmarkStart w:id="559" w:name="_Toc22896761"/>
      <w:bookmarkStart w:id="560" w:name="_Toc22896987"/>
      <w:bookmarkStart w:id="561" w:name="_Toc22897221"/>
      <w:bookmarkStart w:id="562" w:name="_Toc22898659"/>
      <w:bookmarkStart w:id="563" w:name="_Toc22898919"/>
      <w:bookmarkStart w:id="564" w:name="_Toc22906774"/>
      <w:bookmarkStart w:id="565" w:name="_Toc22134458"/>
      <w:bookmarkStart w:id="566" w:name="_Toc22827585"/>
      <w:bookmarkStart w:id="567" w:name="_Toc22827786"/>
      <w:bookmarkStart w:id="568" w:name="_Toc22827987"/>
      <w:bookmarkStart w:id="569" w:name="_Toc22828188"/>
      <w:bookmarkStart w:id="570" w:name="_Toc22896169"/>
      <w:bookmarkStart w:id="571" w:name="_Toc22896370"/>
      <w:bookmarkStart w:id="572" w:name="_Toc22896566"/>
      <w:bookmarkStart w:id="573" w:name="_Toc22896762"/>
      <w:bookmarkStart w:id="574" w:name="_Toc22896988"/>
      <w:bookmarkStart w:id="575" w:name="_Toc22897222"/>
      <w:bookmarkStart w:id="576" w:name="_Toc22898660"/>
      <w:bookmarkStart w:id="577" w:name="_Toc22898920"/>
      <w:bookmarkStart w:id="578" w:name="_Toc22906775"/>
      <w:bookmarkStart w:id="579" w:name="_Toc22134465"/>
      <w:bookmarkStart w:id="580" w:name="_Toc22827592"/>
      <w:bookmarkStart w:id="581" w:name="_Toc22827793"/>
      <w:bookmarkStart w:id="582" w:name="_Toc22827994"/>
      <w:bookmarkStart w:id="583" w:name="_Toc22828195"/>
      <w:bookmarkStart w:id="584" w:name="_Toc22896176"/>
      <w:bookmarkStart w:id="585" w:name="_Toc22896377"/>
      <w:bookmarkStart w:id="586" w:name="_Toc22896573"/>
      <w:bookmarkStart w:id="587" w:name="_Toc22896769"/>
      <w:bookmarkStart w:id="588" w:name="_Toc22896995"/>
      <w:bookmarkStart w:id="589" w:name="_Toc22897229"/>
      <w:bookmarkStart w:id="590" w:name="_Toc22898667"/>
      <w:bookmarkStart w:id="591" w:name="_Toc22898927"/>
      <w:bookmarkStart w:id="592" w:name="_Toc22906782"/>
      <w:bookmarkStart w:id="593" w:name="_Toc22134529"/>
      <w:bookmarkStart w:id="594" w:name="_Toc22827656"/>
      <w:bookmarkStart w:id="595" w:name="_Toc22827857"/>
      <w:bookmarkStart w:id="596" w:name="_Toc22828058"/>
      <w:bookmarkStart w:id="597" w:name="_Toc22828259"/>
      <w:bookmarkStart w:id="598" w:name="_Toc22896240"/>
      <w:bookmarkStart w:id="599" w:name="_Toc22896441"/>
      <w:bookmarkStart w:id="600" w:name="_Toc22896637"/>
      <w:bookmarkStart w:id="601" w:name="_Toc22896833"/>
      <w:bookmarkStart w:id="602" w:name="_Toc22897059"/>
      <w:bookmarkStart w:id="603" w:name="_Toc22897293"/>
      <w:bookmarkStart w:id="604" w:name="_Toc22898731"/>
      <w:bookmarkStart w:id="605" w:name="_Toc22898991"/>
      <w:bookmarkStart w:id="606" w:name="_Toc22906846"/>
      <w:bookmarkStart w:id="607" w:name="_Toc22134530"/>
      <w:bookmarkStart w:id="608" w:name="_Toc22827657"/>
      <w:bookmarkStart w:id="609" w:name="_Toc22827858"/>
      <w:bookmarkStart w:id="610" w:name="_Toc22828059"/>
      <w:bookmarkStart w:id="611" w:name="_Toc22828260"/>
      <w:bookmarkStart w:id="612" w:name="_Toc22896241"/>
      <w:bookmarkStart w:id="613" w:name="_Toc22896442"/>
      <w:bookmarkStart w:id="614" w:name="_Toc22896638"/>
      <w:bookmarkStart w:id="615" w:name="_Toc22896834"/>
      <w:bookmarkStart w:id="616" w:name="_Toc22897060"/>
      <w:bookmarkStart w:id="617" w:name="_Toc22897294"/>
      <w:bookmarkStart w:id="618" w:name="_Toc22898732"/>
      <w:bookmarkStart w:id="619" w:name="_Toc22898992"/>
      <w:bookmarkStart w:id="620" w:name="_Toc22906847"/>
      <w:bookmarkStart w:id="621" w:name="_Toc22913981"/>
      <w:bookmarkStart w:id="622" w:name="_Toc22134531"/>
      <w:bookmarkStart w:id="623" w:name="_Toc22827658"/>
      <w:bookmarkStart w:id="624" w:name="_Toc22827859"/>
      <w:bookmarkStart w:id="625" w:name="_Toc22828060"/>
      <w:bookmarkStart w:id="626" w:name="_Toc22828261"/>
      <w:bookmarkStart w:id="627" w:name="_Toc22896242"/>
      <w:bookmarkStart w:id="628" w:name="_Toc22896443"/>
      <w:bookmarkStart w:id="629" w:name="_Toc22896639"/>
      <w:bookmarkStart w:id="630" w:name="_Toc22896835"/>
      <w:bookmarkStart w:id="631" w:name="_Toc22897061"/>
      <w:bookmarkStart w:id="632" w:name="_Toc22897295"/>
      <w:bookmarkStart w:id="633" w:name="_Toc22898733"/>
      <w:bookmarkStart w:id="634" w:name="_Toc22898993"/>
      <w:bookmarkStart w:id="635" w:name="_Toc22906848"/>
      <w:bookmarkStart w:id="636" w:name="_Toc22134532"/>
      <w:bookmarkStart w:id="637" w:name="_Toc22827659"/>
      <w:bookmarkStart w:id="638" w:name="_Toc22827860"/>
      <w:bookmarkStart w:id="639" w:name="_Toc22828061"/>
      <w:bookmarkStart w:id="640" w:name="_Toc22828262"/>
      <w:bookmarkStart w:id="641" w:name="_Toc22896243"/>
      <w:bookmarkStart w:id="642" w:name="_Toc22896444"/>
      <w:bookmarkStart w:id="643" w:name="_Toc22896640"/>
      <w:bookmarkStart w:id="644" w:name="_Toc22896836"/>
      <w:bookmarkStart w:id="645" w:name="_Toc22897062"/>
      <w:bookmarkStart w:id="646" w:name="_Toc22897296"/>
      <w:bookmarkStart w:id="647" w:name="_Toc22898734"/>
      <w:bookmarkStart w:id="648" w:name="_Toc22898994"/>
      <w:bookmarkStart w:id="649" w:name="_Toc22906849"/>
      <w:bookmarkStart w:id="650" w:name="_Toc22134533"/>
      <w:bookmarkStart w:id="651" w:name="_Toc22827660"/>
      <w:bookmarkStart w:id="652" w:name="_Toc22827861"/>
      <w:bookmarkStart w:id="653" w:name="_Toc22828062"/>
      <w:bookmarkStart w:id="654" w:name="_Toc22828263"/>
      <w:bookmarkStart w:id="655" w:name="_Toc22896244"/>
      <w:bookmarkStart w:id="656" w:name="_Toc22896445"/>
      <w:bookmarkStart w:id="657" w:name="_Toc22896641"/>
      <w:bookmarkStart w:id="658" w:name="_Toc22896837"/>
      <w:bookmarkStart w:id="659" w:name="_Toc22897063"/>
      <w:bookmarkStart w:id="660" w:name="_Toc22897297"/>
      <w:bookmarkStart w:id="661" w:name="_Toc22898735"/>
      <w:bookmarkStart w:id="662" w:name="_Toc22898995"/>
      <w:bookmarkStart w:id="663" w:name="_Toc22906850"/>
      <w:bookmarkStart w:id="664" w:name="_Toc400542627"/>
      <w:bookmarkStart w:id="665" w:name="_Toc414874515"/>
      <w:bookmarkStart w:id="666" w:name="_Toc22897298"/>
      <w:bookmarkStart w:id="667" w:name="_Toc5071932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AD2152">
        <w:t>Nutritional status of women and c</w:t>
      </w:r>
      <w:r w:rsidR="00BC0F95" w:rsidRPr="00AD2152">
        <w:t>hildren</w:t>
      </w:r>
      <w:bookmarkEnd w:id="664"/>
      <w:bookmarkEnd w:id="665"/>
      <w:bookmarkEnd w:id="666"/>
      <w:bookmarkEnd w:id="667"/>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8" w:name="_Toc400542628"/>
      <w:bookmarkStart w:id="669" w:name="_Toc414874516"/>
      <w:bookmarkStart w:id="670" w:name="_Toc22897299"/>
      <w:bookmarkStart w:id="671" w:name="_Toc50719330"/>
      <w:r>
        <w:t>7</w:t>
      </w:r>
      <w:r w:rsidR="00BC0F95" w:rsidRPr="00DF4DE5">
        <w:t>.</w:t>
      </w:r>
      <w:r w:rsidR="00995F8F">
        <w:rPr>
          <w:noProof/>
        </w:rPr>
        <w:t>1</w:t>
      </w:r>
      <w:r w:rsidR="009F6828">
        <w:rPr>
          <w:noProof/>
        </w:rPr>
        <w:tab/>
      </w:r>
      <w:r w:rsidR="006B099A">
        <w:rPr>
          <w:noProof/>
        </w:rPr>
        <w:t xml:space="preserve">Women’s </w:t>
      </w:r>
      <w:bookmarkEnd w:id="668"/>
      <w:bookmarkEnd w:id="669"/>
      <w:r w:rsidR="009B10E9">
        <w:rPr>
          <w:noProof/>
        </w:rPr>
        <w:t>nutritional status</w:t>
      </w:r>
      <w:bookmarkEnd w:id="670"/>
      <w:bookmarkEnd w:id="671"/>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xml:space="preserve">). BMI is an inexpensive and easy-to-perform method of screening for weight category: underweight, </w:t>
      </w:r>
      <w:proofErr w:type="gramStart"/>
      <w:r w:rsidRPr="00423A49">
        <w:rPr>
          <w:snapToGrid w:val="0"/>
        </w:rPr>
        <w:t>normal</w:t>
      </w:r>
      <w:proofErr w:type="gramEnd"/>
      <w:r w:rsidRPr="00423A49">
        <w:rPr>
          <w:snapToGrid w:val="0"/>
        </w:rPr>
        <w:t xml:space="preserve">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r w:rsidR="00AA4F4E">
        <w:t>endline.</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2" w:name="_Toc50719201"/>
      <w:r w:rsidRPr="00CA1677">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Endline ZOI Surveys</w:t>
      </w:r>
      <w:bookmarkEnd w:id="672"/>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3"/>
      <w:r w:rsidRPr="00D06EB0">
        <w:rPr>
          <w:sz w:val="16"/>
        </w:rPr>
        <w:t>^ Results not statistically reliable, n&lt;30</w:t>
      </w:r>
      <w:commentRangeEnd w:id="673"/>
      <w:r w:rsidR="00B435DA">
        <w:rPr>
          <w:rStyle w:val="CommentReference"/>
        </w:rPr>
        <w:commentReference w:id="673"/>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0B3877C5" w:rsidR="00D06EB0" w:rsidRDefault="00D06EB0" w:rsidP="00D06EB0">
      <w:pPr>
        <w:pStyle w:val="BodyText"/>
        <w:spacing w:after="0"/>
        <w:ind w:left="90" w:hanging="90"/>
        <w:rPr>
          <w:sz w:val="16"/>
        </w:rPr>
      </w:pPr>
      <w:r w:rsidRPr="00D06EB0">
        <w:rPr>
          <w:sz w:val="16"/>
        </w:rPr>
        <w:t>Estimates are sample-weighted; numbers of observations are unweighted.</w:t>
      </w:r>
    </w:p>
    <w:p w14:paraId="05DEAD84"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E736F9F" w14:textId="4AB353E7" w:rsidR="001C76A3" w:rsidRDefault="00324D14" w:rsidP="00324D14">
      <w:pPr>
        <w:pStyle w:val="TF-TblFN"/>
        <w:spacing w:before="0" w:line="276" w:lineRule="auto"/>
        <w:ind w:left="86" w:hanging="86"/>
      </w:pPr>
      <w:r>
        <w:t>Poverty status is calculated using de jure household members.</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endline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4" w:name="_Toc400542629"/>
      <w:bookmarkStart w:id="675" w:name="_Toc414874517"/>
      <w:bookmarkStart w:id="676" w:name="_Toc22897301"/>
      <w:bookmarkStart w:id="677" w:name="_Toc50719331"/>
      <w:r>
        <w:rPr>
          <w:noProof/>
        </w:rPr>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4"/>
      <w:bookmarkEnd w:id="675"/>
      <w:bookmarkEnd w:id="676"/>
      <w:r w:rsidR="00260562">
        <w:rPr>
          <w:noProof/>
        </w:rPr>
        <w:t xml:space="preserve"> of age</w:t>
      </w:r>
      <w:bookmarkEnd w:id="677"/>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8" w:name="_Toc400542630"/>
      <w:bookmarkStart w:id="679" w:name="_Toc414874518"/>
      <w:bookmarkStart w:id="680" w:name="_Toc22897302"/>
      <w:bookmarkStart w:id="681" w:name="_Toc50719332"/>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8"/>
      <w:bookmarkEnd w:id="679"/>
      <w:bookmarkEnd w:id="680"/>
      <w:bookmarkEnd w:id="681"/>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w:t>
      </w:r>
      <w:proofErr w:type="gramStart"/>
      <w:r w:rsidR="00C2078A">
        <w:t>outcomes</w:t>
      </w:r>
      <w:r w:rsidR="0021640F">
        <w:t>, and</w:t>
      </w:r>
      <w:proofErr w:type="gramEnd"/>
      <w:r w:rsidR="0021640F">
        <w:t xml:space="preserve">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comparing estimates at baseline and at endline</w:t>
      </w:r>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2" w:name="_Toc50719202"/>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Endline ZOI Surveys</w:t>
      </w:r>
      <w:bookmarkEnd w:id="682"/>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5A22D6" w:rsidRPr="000930DF" w14:paraId="6B195AC8" w14:textId="77777777" w:rsidTr="002F128B">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single" w:sz="4" w:space="0" w:color="auto"/>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2F128B">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000000"/>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000000"/>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000000"/>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000000"/>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2F128B">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single" w:sz="4" w:space="0" w:color="auto"/>
              <w:left w:val="nil"/>
              <w:bottom w:val="single" w:sz="4" w:space="0" w:color="auto"/>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single" w:sz="4" w:space="0" w:color="auto"/>
              <w:left w:val="nil"/>
              <w:bottom w:val="single" w:sz="4" w:space="0" w:color="auto"/>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single" w:sz="4" w:space="0" w:color="auto"/>
              <w:left w:val="nil"/>
              <w:bottom w:val="single" w:sz="4" w:space="0" w:color="auto"/>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single" w:sz="4" w:space="0" w:color="auto"/>
              <w:left w:val="nil"/>
              <w:bottom w:val="single" w:sz="4" w:space="0" w:color="auto"/>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single" w:sz="4" w:space="0" w:color="auto"/>
              <w:left w:val="nil"/>
              <w:bottom w:val="single" w:sz="4" w:space="0" w:color="auto"/>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6037C">
        <w:tc>
          <w:tcPr>
            <w:tcW w:w="1123" w:type="pct"/>
            <w:tcBorders>
              <w:top w:val="single" w:sz="4" w:space="0" w:color="auto"/>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 xml:space="preserve">s </w:t>
            </w:r>
            <w:proofErr w:type="spellStart"/>
            <w:r w:rsidR="00147403" w:rsidRPr="000930DF">
              <w:rPr>
                <w:rFonts w:eastAsia="Times New Roman" w:cs="Times New Roman"/>
                <w:b/>
                <w:bCs/>
                <w:color w:val="auto"/>
                <w:sz w:val="20"/>
                <w:szCs w:val="20"/>
              </w:rPr>
              <w:t>education</w:t>
            </w:r>
            <w:r w:rsidR="00147403" w:rsidRPr="000930DF">
              <w:rPr>
                <w:rFonts w:eastAsia="Times New Roman" w:cs="Times New Roman"/>
                <w:b/>
                <w:bCs/>
                <w:color w:val="auto"/>
                <w:sz w:val="20"/>
                <w:szCs w:val="20"/>
                <w:vertAlign w:val="superscript"/>
              </w:rPr>
              <w:t>b</w:t>
            </w:r>
            <w:proofErr w:type="spellEnd"/>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3"/>
      <w:r w:rsidRPr="00D06EB0">
        <w:rPr>
          <w:sz w:val="16"/>
        </w:rPr>
        <w:t>^ Results not statistically reliable, n&lt;30</w:t>
      </w:r>
      <w:commentRangeEnd w:id="683"/>
      <w:r w:rsidR="00B435DA">
        <w:rPr>
          <w:rStyle w:val="CommentReference"/>
        </w:rPr>
        <w:commentReference w:id="683"/>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4C516576"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31A7BD5A" w14:textId="69AE4159" w:rsidR="0090077F" w:rsidRDefault="00324D14" w:rsidP="00324D14">
      <w:pPr>
        <w:pStyle w:val="TF-TblFN"/>
        <w:spacing w:before="0" w:line="276" w:lineRule="auto"/>
        <w:ind w:left="86" w:hanging="86"/>
      </w:pPr>
      <w:r>
        <w:t>Poverty status is calculated using de jure household members.</w:t>
      </w:r>
    </w:p>
    <w:p w14:paraId="4896009D" w14:textId="152BDB0A" w:rsidR="00D06EB0" w:rsidRPr="00D06EB0" w:rsidRDefault="00D06EB0" w:rsidP="000930DF">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r w:rsidR="00A11DD1" w:rsidRPr="00A11DD1">
        <w:rPr>
          <w:sz w:val="16"/>
          <w:szCs w:val="16"/>
          <w:highlight w:val="yellow"/>
        </w:rPr>
        <w:t xml:space="preserve">endline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4" w:name="_Toc400542631"/>
      <w:bookmarkStart w:id="685" w:name="_Toc414874519"/>
      <w:bookmarkStart w:id="686" w:name="_Toc22897303"/>
      <w:bookmarkStart w:id="687" w:name="_Toc50719333"/>
      <w:r>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4"/>
      <w:bookmarkEnd w:id="685"/>
      <w:bookmarkEnd w:id="686"/>
      <w:bookmarkEnd w:id="687"/>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comparing estimates at baseline and at endline</w:t>
      </w:r>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comparing estimates at baseline and at endline</w:t>
      </w:r>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8" w:name="_Toc50719203"/>
      <w:r w:rsidRPr="00D06EB0">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688"/>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89"/>
      <w:r w:rsidRPr="00D06EB0">
        <w:rPr>
          <w:sz w:val="16"/>
        </w:rPr>
        <w:t>^ Results not statistically reliable, n&lt;30</w:t>
      </w:r>
      <w:commentRangeEnd w:id="689"/>
      <w:r w:rsidR="00B435DA">
        <w:rPr>
          <w:rStyle w:val="CommentReference"/>
        </w:rPr>
        <w:commentReference w:id="689"/>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32230B8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548C5B2" w14:textId="057E8939" w:rsidR="00D12714" w:rsidRDefault="00324D14" w:rsidP="00324D14">
      <w:pPr>
        <w:pStyle w:val="TF-TblFN"/>
        <w:spacing w:before="0" w:line="276" w:lineRule="auto"/>
        <w:ind w:left="86" w:hanging="86"/>
      </w:pPr>
      <w:r>
        <w:t>Poverty status is calculated using de jure household members.</w:t>
      </w:r>
    </w:p>
    <w:p w14:paraId="5621EDD5"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r w:rsidR="002123BA">
        <w:rPr>
          <w:sz w:val="16"/>
          <w:highlight w:val="yellow"/>
        </w:rPr>
        <w:t>endline</w:t>
      </w:r>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0" w:name="_Toc50719204"/>
      <w:r w:rsidRPr="00D06EB0">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Endline ZOI Surveys</w:t>
      </w:r>
      <w:bookmarkEnd w:id="690"/>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1"/>
      <w:r w:rsidRPr="00D06EB0">
        <w:rPr>
          <w:sz w:val="16"/>
        </w:rPr>
        <w:t>^ Results not statistically reliable, n&lt;30</w:t>
      </w:r>
      <w:commentRangeEnd w:id="691"/>
      <w:r w:rsidR="00B435DA">
        <w:rPr>
          <w:rStyle w:val="CommentReference"/>
        </w:rPr>
        <w:commentReference w:id="691"/>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2B848B9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28A00FA" w14:textId="16EC6F1C" w:rsidR="00F36732" w:rsidRDefault="00324D14" w:rsidP="00324D14">
      <w:pPr>
        <w:pStyle w:val="TF-TblFN"/>
        <w:spacing w:before="0" w:line="276" w:lineRule="auto"/>
        <w:ind w:left="86" w:hanging="86"/>
      </w:pPr>
      <w:r>
        <w:t>Poverty status is calculated using de jure household members.</w:t>
      </w:r>
    </w:p>
    <w:p w14:paraId="6F914DB1"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A11DD1" w:rsidRPr="00A11DD1">
        <w:rPr>
          <w:sz w:val="16"/>
          <w:szCs w:val="16"/>
          <w:highlight w:val="yellow"/>
        </w:rPr>
        <w:t xml:space="preserve">endline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2" w:name="_Toc400542632"/>
      <w:bookmarkStart w:id="693" w:name="_Toc414874520"/>
      <w:bookmarkStart w:id="694" w:name="_Toc22897304"/>
      <w:bookmarkStart w:id="695" w:name="_Toc50719334"/>
      <w:r>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2"/>
      <w:bookmarkEnd w:id="693"/>
      <w:bookmarkEnd w:id="694"/>
      <w:bookmarkEnd w:id="695"/>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6" w:name="_Toc415131228"/>
      <w:bookmarkStart w:id="697" w:name="_Toc499553879"/>
      <w:bookmarkStart w:id="698" w:name="_Toc499554317"/>
      <w:bookmarkStart w:id="699" w:name="_Toc499554572"/>
      <w:bookmarkStart w:id="700" w:name="_Toc531870971"/>
    </w:p>
    <w:p w14:paraId="63042C6B" w14:textId="5E495BEF" w:rsidR="00BC0F95" w:rsidRDefault="00D06EB0" w:rsidP="00A26591">
      <w:pPr>
        <w:pStyle w:val="Tabletitle"/>
        <w:keepLines/>
        <w:spacing w:before="240"/>
        <w:contextualSpacing/>
        <w:outlineLvl w:val="3"/>
      </w:pPr>
      <w:bookmarkStart w:id="701" w:name="_Toc50719205"/>
      <w:bookmarkEnd w:id="696"/>
      <w:bookmarkEnd w:id="697"/>
      <w:bookmarkEnd w:id="698"/>
      <w:bookmarkEnd w:id="699"/>
      <w:bookmarkEnd w:id="700"/>
      <w:r w:rsidRPr="00D06EB0">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701"/>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Endline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 xml:space="preserve">s </w:t>
            </w:r>
            <w:proofErr w:type="spellStart"/>
            <w:r w:rsidR="00D06EB0" w:rsidRPr="006428EA">
              <w:rPr>
                <w:rFonts w:eastAsia="Times New Roman" w:cs="Times New Roman"/>
                <w:b/>
                <w:bCs/>
                <w:color w:val="auto"/>
                <w:sz w:val="20"/>
                <w:szCs w:val="20"/>
              </w:rPr>
              <w:t>education</w:t>
            </w:r>
            <w:r w:rsidR="00D06EB0" w:rsidRPr="006428EA">
              <w:rPr>
                <w:rFonts w:eastAsia="Times New Roman" w:cs="Times New Roman"/>
                <w:b/>
                <w:bCs/>
                <w:color w:val="auto"/>
                <w:sz w:val="20"/>
                <w:szCs w:val="20"/>
                <w:vertAlign w:val="superscript"/>
              </w:rPr>
              <w:t>b</w:t>
            </w:r>
            <w:proofErr w:type="spellEnd"/>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2"/>
      <w:r w:rsidRPr="00D06EB0">
        <w:rPr>
          <w:sz w:val="16"/>
        </w:rPr>
        <w:t>^ Results not statistically reliable, n&lt;30</w:t>
      </w:r>
      <w:commentRangeEnd w:id="702"/>
      <w:r w:rsidR="00B435DA">
        <w:rPr>
          <w:rStyle w:val="CommentReference"/>
        </w:rPr>
        <w:commentReference w:id="702"/>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0A9EE37"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CE00BC3" w14:textId="4224A845" w:rsidR="00F36732" w:rsidRDefault="00324D14" w:rsidP="00324D14">
      <w:pPr>
        <w:pStyle w:val="TF-TblFN"/>
        <w:spacing w:before="0" w:line="276" w:lineRule="auto"/>
        <w:ind w:left="86" w:hanging="86"/>
      </w:pPr>
      <w:r>
        <w:t>Poverty status is calculated using de jure household members.</w:t>
      </w:r>
    </w:p>
    <w:p w14:paraId="33EA9AD3" w14:textId="77777777" w:rsidR="00D06EB0" w:rsidRPr="00D06EB0" w:rsidRDefault="00D06EB0" w:rsidP="006428E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3" w:name="_Toc22134540"/>
      <w:bookmarkStart w:id="704" w:name="_Toc22896845"/>
      <w:bookmarkStart w:id="705" w:name="_Toc22897071"/>
      <w:bookmarkStart w:id="706" w:name="_Toc22897305"/>
      <w:bookmarkStart w:id="707" w:name="_Toc22898743"/>
      <w:bookmarkStart w:id="708" w:name="_Toc22899003"/>
      <w:bookmarkStart w:id="709" w:name="_Toc22906858"/>
      <w:bookmarkStart w:id="710" w:name="_Toc22134541"/>
      <w:bookmarkStart w:id="711" w:name="_Toc22896846"/>
      <w:bookmarkStart w:id="712" w:name="_Toc22897072"/>
      <w:bookmarkStart w:id="713" w:name="_Toc22897306"/>
      <w:bookmarkStart w:id="714" w:name="_Toc22898744"/>
      <w:bookmarkStart w:id="715" w:name="_Toc22899004"/>
      <w:bookmarkStart w:id="716" w:name="_Toc22906859"/>
      <w:bookmarkStart w:id="717" w:name="_Toc22134546"/>
      <w:bookmarkStart w:id="718" w:name="_Toc22896851"/>
      <w:bookmarkStart w:id="719" w:name="_Toc22897077"/>
      <w:bookmarkStart w:id="720" w:name="_Toc22897311"/>
      <w:bookmarkStart w:id="721" w:name="_Toc22898749"/>
      <w:bookmarkStart w:id="722" w:name="_Toc22899009"/>
      <w:bookmarkStart w:id="723" w:name="_Toc22906864"/>
      <w:bookmarkStart w:id="724" w:name="_Toc22897331"/>
      <w:bookmarkStart w:id="725" w:name="_Toc50719335"/>
      <w:bookmarkStart w:id="726" w:name="_Toc400542633"/>
      <w:bookmarkStart w:id="727" w:name="_Toc414874521"/>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t>[Country-specific module(s)]</w:t>
      </w:r>
      <w:bookmarkEnd w:id="724"/>
      <w:bookmarkEnd w:id="725"/>
    </w:p>
    <w:bookmarkEnd w:id="726"/>
    <w:bookmarkEnd w:id="727"/>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8" w:name="_Toc400542634"/>
      <w:bookmarkStart w:id="729" w:name="_Toc414874522"/>
      <w:r>
        <w:br w:type="page"/>
      </w:r>
    </w:p>
    <w:p w14:paraId="470093A5" w14:textId="5F406D69" w:rsidR="00BC0F95" w:rsidRPr="006A727D" w:rsidRDefault="006428EA" w:rsidP="006428EA">
      <w:pPr>
        <w:pStyle w:val="Heading1"/>
        <w:ind w:left="360"/>
      </w:pPr>
      <w:bookmarkStart w:id="730" w:name="_Toc22897332"/>
      <w:bookmarkStart w:id="731" w:name="_Toc50719336"/>
      <w:r>
        <w:t>9.</w:t>
      </w:r>
      <w:r>
        <w:tab/>
      </w:r>
      <w:r w:rsidR="00BD3197">
        <w:t>Summary and c</w:t>
      </w:r>
      <w:r w:rsidR="00BC0F95" w:rsidRPr="006A727D">
        <w:t>onclusions</w:t>
      </w:r>
      <w:bookmarkEnd w:id="728"/>
      <w:bookmarkEnd w:id="729"/>
      <w:bookmarkEnd w:id="730"/>
      <w:bookmarkEnd w:id="731"/>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r w:rsidR="00F13AE1">
        <w:rPr>
          <w:highlight w:val="yellow"/>
        </w:rPr>
        <w:t>e</w:t>
      </w:r>
      <w:r w:rsidR="008F55DC">
        <w:rPr>
          <w:highlight w:val="yellow"/>
        </w:rPr>
        <w:t xml:space="preserve">ndline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endline</w:t>
      </w:r>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2" w:name="_Toc400542635"/>
      <w:r w:rsidRPr="00DF4DE5">
        <w:br w:type="page"/>
      </w:r>
      <w:bookmarkStart w:id="733" w:name="_Toc22897333"/>
      <w:bookmarkStart w:id="734" w:name="_Toc50719337"/>
      <w:bookmarkStart w:id="735" w:name="_Toc414874523"/>
      <w:r w:rsidR="00373011">
        <w:t>References</w:t>
      </w:r>
      <w:bookmarkEnd w:id="733"/>
      <w:bookmarkEnd w:id="734"/>
    </w:p>
    <w:bookmarkEnd w:id="732"/>
    <w:bookmarkEnd w:id="735"/>
    <w:p w14:paraId="0432111B" w14:textId="1606FFC1" w:rsidR="00BC0F95" w:rsidRPr="00BD1892" w:rsidRDefault="00BC0F95" w:rsidP="006428EA">
      <w:pPr>
        <w:pStyle w:val="BodyText"/>
      </w:pPr>
      <w:proofErr w:type="spellStart"/>
      <w:r w:rsidRPr="00445773">
        <w:t>Alkire</w:t>
      </w:r>
      <w:proofErr w:type="spellEnd"/>
      <w:r w:rsidRPr="00445773">
        <w:t xml:space="preserve">, S., Meinzen-Dick, R., Peterman, A., Quisumbing, A., Seymour, G., </w:t>
      </w:r>
      <w:r w:rsidR="0039542F">
        <w:t>&amp;</w:t>
      </w:r>
      <w:r w:rsidRPr="00445773">
        <w:t xml:space="preserve"> </w:t>
      </w:r>
      <w:proofErr w:type="spellStart"/>
      <w:r w:rsidRPr="00445773">
        <w:t>Vaz</w:t>
      </w:r>
      <w:proofErr w:type="spellEnd"/>
      <w:r w:rsidRPr="00445773">
        <w:t>,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proofErr w:type="spellStart"/>
      <w:r w:rsidRPr="00BD1892">
        <w:t>Grosh</w:t>
      </w:r>
      <w:proofErr w:type="spellEnd"/>
      <w:r w:rsidRPr="00BD1892">
        <w:t>, M</w:t>
      </w:r>
      <w:r w:rsidR="006E62C2" w:rsidRPr="00BD1892">
        <w:t>.</w:t>
      </w:r>
      <w:r w:rsidR="0039542F">
        <w:t>,</w:t>
      </w:r>
      <w:r w:rsidRPr="00BD1892">
        <w:t xml:space="preserve"> </w:t>
      </w:r>
      <w:r w:rsidR="0039542F">
        <w:t xml:space="preserve">&amp; </w:t>
      </w:r>
      <w:proofErr w:type="spellStart"/>
      <w:r w:rsidRPr="00BD1892">
        <w:t>Glewwe</w:t>
      </w:r>
      <w:proofErr w:type="spellEnd"/>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proofErr w:type="spellStart"/>
      <w:r w:rsidR="006E3C29">
        <w:rPr>
          <w:rFonts w:eastAsia="Cabin" w:cs="Cabin"/>
          <w:szCs w:val="20"/>
        </w:rPr>
        <w:t>Frongillo</w:t>
      </w:r>
      <w:proofErr w:type="spellEnd"/>
      <w:r w:rsidR="006E3C29">
        <w:rPr>
          <w:rFonts w:eastAsia="Cabin" w:cs="Cabin"/>
          <w:szCs w:val="20"/>
        </w:rPr>
        <w:t xml:space="preserve">,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w:t>
      </w:r>
      <w:proofErr w:type="spellStart"/>
      <w:r w:rsidRPr="008F2E20">
        <w:t>Kovarik</w:t>
      </w:r>
      <w:proofErr w:type="spellEnd"/>
      <w:r w:rsidRPr="008F2E20">
        <w:t>, C</w:t>
      </w:r>
      <w:r>
        <w:t>.,</w:t>
      </w:r>
      <w:r w:rsidRPr="008F2E20">
        <w:t xml:space="preserve"> Sproule, K</w:t>
      </w:r>
      <w:r>
        <w:t>.,</w:t>
      </w:r>
      <w:r w:rsidRPr="008F2E20">
        <w:t xml:space="preserve"> Meinzen-Dick,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proofErr w:type="spellStart"/>
      <w:r w:rsidRPr="008F2E20">
        <w:t>Stukel</w:t>
      </w:r>
      <w:proofErr w:type="spellEnd"/>
      <w:r w:rsidRPr="008F2E20">
        <w:t xml:space="preserve">,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t xml:space="preserve">UNICEF &amp; World Health Organization (WHO). (2012). </w:t>
      </w:r>
      <w:r w:rsidRPr="00A65542">
        <w:rPr>
          <w:i/>
        </w:rPr>
        <w:t xml:space="preserve">Progress on drinking water and sanitation: Joint Monitoring </w:t>
      </w:r>
      <w:proofErr w:type="spellStart"/>
      <w:r w:rsidRPr="00A65542">
        <w:rPr>
          <w:i/>
        </w:rPr>
        <w:t>Programme</w:t>
      </w:r>
      <w:proofErr w:type="spellEnd"/>
      <w:r w:rsidRPr="00A65542">
        <w:rPr>
          <w:i/>
        </w:rPr>
        <w:t xml:space="preserv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w:t>
      </w:r>
      <w:proofErr w:type="gramStart"/>
      <w:r w:rsidRPr="00A65542">
        <w:rPr>
          <w:i/>
        </w:rPr>
        <w:t>sanitation</w:t>
      </w:r>
      <w:proofErr w:type="gramEnd"/>
      <w:r w:rsidRPr="00A65542">
        <w:rPr>
          <w:i/>
        </w:rPr>
        <w:t xml:space="preserve">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 xml:space="preserve">efinitions, rationale, </w:t>
      </w:r>
      <w:proofErr w:type="gramStart"/>
      <w:r w:rsidRPr="00BD1892">
        <w:rPr>
          <w:i/>
          <w:iCs/>
        </w:rPr>
        <w:t>concepts</w:t>
      </w:r>
      <w:proofErr w:type="gramEnd"/>
      <w:r w:rsidRPr="00BD1892">
        <w:rPr>
          <w:i/>
          <w:iCs/>
        </w:rPr>
        <w:t xml:space="preserve">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proofErr w:type="spellStart"/>
      <w:r w:rsidRPr="00BD1892">
        <w:rPr>
          <w:rFonts w:eastAsia="Calibri" w:cs="Garamond"/>
          <w:lang w:val="fr-SN"/>
        </w:rPr>
        <w:t>Victora</w:t>
      </w:r>
      <w:proofErr w:type="spellEnd"/>
      <w:r w:rsidRPr="00BD1892">
        <w:rPr>
          <w:rFonts w:eastAsia="Calibri" w:cs="Garamond"/>
          <w:lang w:val="fr-SN"/>
        </w:rPr>
        <w:t xml:space="preserve">,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000000"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6" w:name="_Toc50719338"/>
      <w:bookmarkStart w:id="737" w:name="_Toc22897334"/>
      <w:bookmarkStart w:id="738" w:name="_Toc400542636"/>
      <w:bookmarkStart w:id="739" w:name="_Toc414874524"/>
      <w:r w:rsidR="00BD3197">
        <w:t>Appendix 1. Supplementary data</w:t>
      </w:r>
      <w:bookmarkEnd w:id="736"/>
      <w:r w:rsidR="00BD3197">
        <w:t xml:space="preserve"> </w:t>
      </w:r>
      <w:bookmarkEnd w:id="737"/>
    </w:p>
    <w:p w14:paraId="5E7BD61F" w14:textId="3851D903" w:rsidR="00BC0F95" w:rsidRPr="005F2634" w:rsidRDefault="00BC0F95" w:rsidP="00CA7085">
      <w:pPr>
        <w:pStyle w:val="Heading2"/>
      </w:pPr>
      <w:bookmarkStart w:id="740" w:name="_Toc22897335"/>
      <w:bookmarkStart w:id="741" w:name="_Toc50719339"/>
      <w:bookmarkEnd w:id="738"/>
      <w:bookmarkEnd w:id="739"/>
      <w:r w:rsidRPr="005F2634">
        <w:t>A1.1</w:t>
      </w:r>
      <w:r w:rsidR="005F2634">
        <w:t>.</w:t>
      </w:r>
      <w:r w:rsidR="005F2634">
        <w:tab/>
      </w:r>
      <w:r w:rsidR="00752ED5">
        <w:t>ZOI Survey</w:t>
      </w:r>
      <w:r w:rsidR="00B935C4">
        <w:t xml:space="preserve"> </w:t>
      </w:r>
      <w:r w:rsidR="00A51202">
        <w:t>[</w:t>
      </w:r>
      <w:r w:rsidR="00A11DD1">
        <w:rPr>
          <w:highlight w:val="yellow"/>
        </w:rPr>
        <w:t xml:space="preserve">endline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0"/>
      <w:bookmarkEnd w:id="741"/>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endline—in total and by key disaggregates. The table also presents for each indicator and key </w:t>
      </w:r>
      <w:proofErr w:type="gramStart"/>
      <w:r w:rsidR="000F30B7">
        <w:t>disaggregate:</w:t>
      </w:r>
      <w:proofErr w:type="gramEnd"/>
      <w:r w:rsidR="000F30B7">
        <w:t xml:space="preserv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2" w:name="_Toc50719206"/>
      <w:r w:rsidRPr="00757754">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proofErr w:type="gramStart"/>
      <w:r w:rsidRPr="00757754">
        <w:t>-[</w:t>
      </w:r>
      <w:proofErr w:type="gramEnd"/>
      <w:r w:rsidRPr="003019C5">
        <w:t>Endline Year(s)</w:t>
      </w:r>
      <w:r w:rsidRPr="00757754">
        <w:t>]</w:t>
      </w:r>
      <w:bookmarkEnd w:id="742"/>
    </w:p>
    <w:tbl>
      <w:tblPr>
        <w:tblW w:w="12936" w:type="dxa"/>
        <w:tblCellMar>
          <w:left w:w="0" w:type="dxa"/>
          <w:right w:w="0" w:type="dxa"/>
        </w:tblCellMar>
        <w:tblLook w:val="04A0" w:firstRow="1" w:lastRow="0" w:firstColumn="1" w:lastColumn="0" w:noHBand="0" w:noVBand="1"/>
      </w:tblPr>
      <w:tblGrid>
        <w:gridCol w:w="3944"/>
        <w:gridCol w:w="1218"/>
        <w:gridCol w:w="957"/>
        <w:gridCol w:w="1436"/>
        <w:gridCol w:w="1440"/>
        <w:gridCol w:w="1424"/>
        <w:gridCol w:w="1334"/>
        <w:gridCol w:w="1199"/>
      </w:tblGrid>
      <w:tr w:rsidR="00786FE0" w14:paraId="2617EC81" w14:textId="77777777" w:rsidTr="00786FE0">
        <w:trPr>
          <w:trHeight w:val="259"/>
          <w:tblHeader/>
        </w:trPr>
        <w:tc>
          <w:tcPr>
            <w:tcW w:w="3928" w:type="dxa"/>
            <w:tcBorders>
              <w:top w:val="single" w:sz="4" w:space="0" w:color="auto"/>
              <w:left w:val="nil"/>
              <w:bottom w:val="single" w:sz="4" w:space="0" w:color="auto"/>
              <w:right w:val="nil"/>
            </w:tcBorders>
            <w:shd w:val="clear" w:color="000000" w:fill="387990"/>
            <w:noWrap/>
            <w:vAlign w:val="bottom"/>
            <w:hideMark/>
          </w:tcPr>
          <w:p w14:paraId="62ED5D40" w14:textId="77777777" w:rsidR="006A4E68" w:rsidRDefault="006A4E68">
            <w:pPr>
              <w:widowControl/>
              <w:spacing w:line="240" w:lineRule="auto"/>
              <w:rPr>
                <w:rFonts w:eastAsia="Times New Roman" w:cs="Calibri"/>
                <w:b/>
                <w:bCs/>
                <w:color w:val="FFFFFF"/>
                <w:sz w:val="20"/>
                <w:szCs w:val="20"/>
              </w:rPr>
            </w:pPr>
            <w:r>
              <w:rPr>
                <w:rFonts w:cs="Calibri"/>
                <w:b/>
                <w:bCs/>
                <w:color w:val="FFFFFF"/>
                <w:sz w:val="20"/>
                <w:szCs w:val="20"/>
              </w:rPr>
              <w:t>Indicator</w:t>
            </w:r>
          </w:p>
        </w:tc>
        <w:tc>
          <w:tcPr>
            <w:tcW w:w="1202" w:type="dxa"/>
            <w:tcBorders>
              <w:top w:val="single" w:sz="4" w:space="0" w:color="auto"/>
              <w:left w:val="nil"/>
              <w:bottom w:val="nil"/>
              <w:right w:val="nil"/>
            </w:tcBorders>
            <w:shd w:val="clear" w:color="000000" w:fill="387990"/>
            <w:vAlign w:val="bottom"/>
            <w:hideMark/>
          </w:tcPr>
          <w:p w14:paraId="471F4F12" w14:textId="77777777" w:rsidR="006A4E68" w:rsidRDefault="006A4E68">
            <w:pPr>
              <w:jc w:val="center"/>
              <w:rPr>
                <w:rFonts w:cs="Calibri"/>
                <w:b/>
                <w:bCs/>
                <w:color w:val="FFFFFF"/>
                <w:sz w:val="20"/>
                <w:szCs w:val="20"/>
              </w:rPr>
            </w:pPr>
            <w:r>
              <w:rPr>
                <w:rFonts w:cs="Calibri"/>
                <w:b/>
                <w:bCs/>
                <w:color w:val="FFFFFF"/>
                <w:sz w:val="20"/>
                <w:szCs w:val="20"/>
              </w:rPr>
              <w:t>Est.</w:t>
            </w:r>
          </w:p>
        </w:tc>
        <w:tc>
          <w:tcPr>
            <w:tcW w:w="957" w:type="dxa"/>
            <w:tcBorders>
              <w:top w:val="single" w:sz="4" w:space="0" w:color="auto"/>
              <w:left w:val="nil"/>
              <w:bottom w:val="single" w:sz="4" w:space="0" w:color="auto"/>
              <w:right w:val="nil"/>
            </w:tcBorders>
            <w:shd w:val="clear" w:color="000000" w:fill="387990"/>
            <w:vAlign w:val="bottom"/>
            <w:hideMark/>
          </w:tcPr>
          <w:p w14:paraId="172931D2" w14:textId="77777777" w:rsidR="006A4E68" w:rsidRDefault="006A4E68">
            <w:pPr>
              <w:jc w:val="center"/>
              <w:rPr>
                <w:rFonts w:cs="Calibri"/>
                <w:b/>
                <w:bCs/>
                <w:color w:val="FFFFFF"/>
                <w:sz w:val="20"/>
                <w:szCs w:val="20"/>
              </w:rPr>
            </w:pPr>
            <w:r>
              <w:rPr>
                <w:rFonts w:cs="Calibri"/>
                <w:b/>
                <w:bCs/>
                <w:color w:val="FFFFFF"/>
                <w:sz w:val="20"/>
                <w:szCs w:val="20"/>
              </w:rPr>
              <w:t>SD</w:t>
            </w:r>
          </w:p>
        </w:tc>
        <w:tc>
          <w:tcPr>
            <w:tcW w:w="1420" w:type="dxa"/>
            <w:tcBorders>
              <w:top w:val="single" w:sz="4" w:space="0" w:color="auto"/>
              <w:left w:val="nil"/>
              <w:bottom w:val="single" w:sz="4" w:space="0" w:color="auto"/>
              <w:right w:val="nil"/>
            </w:tcBorders>
            <w:shd w:val="clear" w:color="000000" w:fill="387990"/>
            <w:vAlign w:val="bottom"/>
            <w:hideMark/>
          </w:tcPr>
          <w:p w14:paraId="2268F552" w14:textId="77777777" w:rsidR="006A4E68" w:rsidRDefault="006A4E68">
            <w:pPr>
              <w:jc w:val="center"/>
              <w:rPr>
                <w:rFonts w:cs="Calibri"/>
                <w:b/>
                <w:bCs/>
                <w:color w:val="FFFFFF"/>
                <w:sz w:val="20"/>
                <w:szCs w:val="20"/>
              </w:rPr>
            </w:pPr>
            <w:r>
              <w:rPr>
                <w:rFonts w:cs="Calibri"/>
                <w:b/>
                <w:bCs/>
                <w:color w:val="FFFFFF"/>
                <w:sz w:val="20"/>
                <w:szCs w:val="20"/>
              </w:rPr>
              <w:t>95% CI</w:t>
            </w:r>
          </w:p>
        </w:tc>
        <w:tc>
          <w:tcPr>
            <w:tcW w:w="1424" w:type="dxa"/>
            <w:tcBorders>
              <w:top w:val="single" w:sz="4" w:space="0" w:color="auto"/>
              <w:left w:val="nil"/>
              <w:bottom w:val="single" w:sz="4" w:space="0" w:color="auto"/>
              <w:right w:val="nil"/>
            </w:tcBorders>
            <w:shd w:val="clear" w:color="000000" w:fill="387990"/>
            <w:vAlign w:val="bottom"/>
            <w:hideMark/>
          </w:tcPr>
          <w:p w14:paraId="2F980ED3" w14:textId="77777777" w:rsidR="006A4E68" w:rsidRDefault="006A4E68">
            <w:pPr>
              <w:jc w:val="center"/>
              <w:rPr>
                <w:rFonts w:cs="Calibri"/>
                <w:b/>
                <w:bCs/>
                <w:color w:val="FFFFFF"/>
                <w:sz w:val="20"/>
                <w:szCs w:val="20"/>
              </w:rPr>
            </w:pPr>
            <w:r>
              <w:rPr>
                <w:rFonts w:cs="Calibri"/>
                <w:b/>
                <w:bCs/>
                <w:color w:val="FFFFFF"/>
                <w:sz w:val="20"/>
                <w:szCs w:val="20"/>
              </w:rPr>
              <w:t>DEFF</w:t>
            </w:r>
          </w:p>
        </w:tc>
        <w:tc>
          <w:tcPr>
            <w:tcW w:w="1420" w:type="dxa"/>
            <w:tcBorders>
              <w:top w:val="single" w:sz="4" w:space="0" w:color="auto"/>
              <w:left w:val="nil"/>
              <w:bottom w:val="single" w:sz="4" w:space="0" w:color="auto"/>
              <w:right w:val="nil"/>
            </w:tcBorders>
            <w:shd w:val="clear" w:color="000000" w:fill="387990"/>
            <w:vAlign w:val="bottom"/>
            <w:hideMark/>
          </w:tcPr>
          <w:p w14:paraId="777D8BCA" w14:textId="77777777" w:rsidR="006A4E68" w:rsidRDefault="006A4E68">
            <w:pPr>
              <w:jc w:val="center"/>
              <w:rPr>
                <w:rFonts w:cs="Calibri"/>
                <w:b/>
                <w:bCs/>
                <w:color w:val="FFFFFF"/>
                <w:sz w:val="20"/>
                <w:szCs w:val="20"/>
              </w:rPr>
            </w:pPr>
            <w:r>
              <w:rPr>
                <w:rFonts w:cs="Calibri"/>
                <w:b/>
                <w:bCs/>
                <w:color w:val="FFFFFF"/>
                <w:sz w:val="20"/>
                <w:szCs w:val="20"/>
              </w:rPr>
              <w:t xml:space="preserve">Non-response </w:t>
            </w:r>
            <w:proofErr w:type="spellStart"/>
            <w:r>
              <w:rPr>
                <w:rFonts w:cs="Calibri"/>
                <w:b/>
                <w:bCs/>
                <w:color w:val="FFFFFF"/>
                <w:sz w:val="20"/>
                <w:szCs w:val="20"/>
              </w:rPr>
              <w:t>rate</w:t>
            </w:r>
            <w:r>
              <w:rPr>
                <w:rFonts w:cs="Calibri"/>
                <w:b/>
                <w:bCs/>
                <w:color w:val="FFFFFF"/>
                <w:sz w:val="20"/>
                <w:szCs w:val="20"/>
                <w:vertAlign w:val="superscript"/>
              </w:rPr>
              <w:t>a</w:t>
            </w:r>
            <w:proofErr w:type="spellEnd"/>
          </w:p>
        </w:tc>
        <w:tc>
          <w:tcPr>
            <w:tcW w:w="1382" w:type="dxa"/>
            <w:tcBorders>
              <w:top w:val="single" w:sz="4" w:space="0" w:color="auto"/>
              <w:left w:val="nil"/>
              <w:bottom w:val="single" w:sz="4" w:space="0" w:color="auto"/>
              <w:right w:val="nil"/>
            </w:tcBorders>
            <w:shd w:val="clear" w:color="000000" w:fill="387990"/>
            <w:vAlign w:val="bottom"/>
            <w:hideMark/>
          </w:tcPr>
          <w:p w14:paraId="2668CE1A" w14:textId="77777777" w:rsidR="006A4E68" w:rsidRDefault="006A4E68">
            <w:pPr>
              <w:jc w:val="center"/>
              <w:rPr>
                <w:rFonts w:cs="Calibri"/>
                <w:b/>
                <w:bCs/>
                <w:color w:val="FFFFFF"/>
                <w:sz w:val="20"/>
                <w:szCs w:val="20"/>
              </w:rPr>
            </w:pPr>
            <w:r>
              <w:rPr>
                <w:rFonts w:cs="Calibri"/>
                <w:b/>
                <w:bCs/>
                <w:color w:val="FFFFFF"/>
                <w:sz w:val="20"/>
                <w:szCs w:val="20"/>
              </w:rPr>
              <w:t>Weighted number</w:t>
            </w:r>
          </w:p>
        </w:tc>
        <w:tc>
          <w:tcPr>
            <w:tcW w:w="1199" w:type="dxa"/>
            <w:tcBorders>
              <w:top w:val="single" w:sz="4" w:space="0" w:color="auto"/>
              <w:left w:val="nil"/>
              <w:bottom w:val="single" w:sz="4" w:space="0" w:color="auto"/>
              <w:right w:val="nil"/>
            </w:tcBorders>
            <w:shd w:val="clear" w:color="000000" w:fill="387990"/>
            <w:vAlign w:val="bottom"/>
            <w:hideMark/>
          </w:tcPr>
          <w:p w14:paraId="1DB78FE4" w14:textId="77777777" w:rsidR="006A4E68" w:rsidRDefault="006A4E68">
            <w:pPr>
              <w:jc w:val="center"/>
              <w:rPr>
                <w:rFonts w:cs="Calibri"/>
                <w:b/>
                <w:bCs/>
                <w:color w:val="FFFFFF"/>
                <w:sz w:val="20"/>
                <w:szCs w:val="20"/>
              </w:rPr>
            </w:pPr>
            <w:r>
              <w:rPr>
                <w:rFonts w:cs="Calibri"/>
                <w:b/>
                <w:bCs/>
                <w:color w:val="FFFFFF"/>
                <w:sz w:val="20"/>
                <w:szCs w:val="20"/>
              </w:rPr>
              <w:t xml:space="preserve">Unweighted </w:t>
            </w:r>
            <w:proofErr w:type="spellStart"/>
            <w:r>
              <w:rPr>
                <w:rFonts w:cs="Calibri"/>
                <w:b/>
                <w:bCs/>
                <w:color w:val="FFFFFF"/>
                <w:sz w:val="20"/>
                <w:szCs w:val="20"/>
              </w:rPr>
              <w:t>number</w:t>
            </w:r>
            <w:r>
              <w:rPr>
                <w:rFonts w:cs="Calibri"/>
                <w:b/>
                <w:bCs/>
                <w:color w:val="FFFFFF"/>
                <w:sz w:val="20"/>
                <w:szCs w:val="20"/>
                <w:vertAlign w:val="superscript"/>
              </w:rPr>
              <w:t>b</w:t>
            </w:r>
            <w:proofErr w:type="spellEnd"/>
          </w:p>
        </w:tc>
      </w:tr>
      <w:tr w:rsidR="006A4E68" w14:paraId="55CDF452"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ED8E00F" w14:textId="77777777" w:rsidR="006A4E68" w:rsidRDefault="006A4E68">
            <w:pPr>
              <w:rPr>
                <w:rFonts w:cs="Calibri"/>
                <w:b/>
                <w:bCs/>
                <w:color w:val="auto"/>
                <w:sz w:val="20"/>
                <w:szCs w:val="20"/>
              </w:rPr>
            </w:pPr>
            <w:r>
              <w:rPr>
                <w:rFonts w:cs="Calibri"/>
                <w:b/>
                <w:bCs/>
                <w:sz w:val="20"/>
                <w:szCs w:val="20"/>
              </w:rPr>
              <w:t xml:space="preserve">Mean daily per capita consumption expenditures in constant 2010 USD (2005 PPP) </w:t>
            </w:r>
          </w:p>
        </w:tc>
        <w:tc>
          <w:tcPr>
            <w:tcW w:w="1382" w:type="dxa"/>
            <w:tcBorders>
              <w:top w:val="nil"/>
              <w:left w:val="nil"/>
              <w:bottom w:val="single" w:sz="4" w:space="0" w:color="auto"/>
              <w:right w:val="nil"/>
            </w:tcBorders>
            <w:shd w:val="clear" w:color="000000" w:fill="DBE7F3"/>
            <w:vAlign w:val="center"/>
            <w:hideMark/>
          </w:tcPr>
          <w:p w14:paraId="61189F6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08A8FBBB" w14:textId="77777777" w:rsidR="006A4E68" w:rsidRDefault="006A4E68">
            <w:pPr>
              <w:rPr>
                <w:rFonts w:cs="Calibri"/>
                <w:b/>
                <w:bCs/>
                <w:sz w:val="20"/>
                <w:szCs w:val="20"/>
              </w:rPr>
            </w:pPr>
            <w:r>
              <w:rPr>
                <w:rFonts w:cs="Calibri"/>
                <w:b/>
                <w:bCs/>
                <w:sz w:val="20"/>
                <w:szCs w:val="20"/>
              </w:rPr>
              <w:t> </w:t>
            </w:r>
          </w:p>
        </w:tc>
      </w:tr>
      <w:tr w:rsidR="006A4E68" w14:paraId="476E2789"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922E141"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2A2850EF"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7B59D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770F1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B8AC85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34630F"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2C90B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5D64050" w14:textId="77777777" w:rsidR="006A4E68" w:rsidRDefault="006A4E68">
            <w:pPr>
              <w:rPr>
                <w:sz w:val="20"/>
                <w:szCs w:val="20"/>
              </w:rPr>
            </w:pPr>
            <w:r>
              <w:rPr>
                <w:sz w:val="20"/>
                <w:szCs w:val="20"/>
              </w:rPr>
              <w:t> </w:t>
            </w:r>
          </w:p>
        </w:tc>
      </w:tr>
      <w:tr w:rsidR="006A4E68" w14:paraId="34A6233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EF90E1"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6C95E6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DCAB32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446B65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7CE91D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ABD6B0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3FBFAC6E"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746DD57" w14:textId="77777777" w:rsidR="006A4E68" w:rsidRDefault="006A4E68">
            <w:pPr>
              <w:rPr>
                <w:sz w:val="20"/>
                <w:szCs w:val="20"/>
              </w:rPr>
            </w:pPr>
            <w:r>
              <w:rPr>
                <w:sz w:val="20"/>
                <w:szCs w:val="20"/>
              </w:rPr>
              <w:t> </w:t>
            </w:r>
          </w:p>
        </w:tc>
      </w:tr>
      <w:tr w:rsidR="006A4E68" w14:paraId="76E2F22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64A252FE"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4256BBD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1470A0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FD8FB6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230AD0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06BAC62"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DC0EB3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D0C95FD" w14:textId="77777777" w:rsidR="006A4E68" w:rsidRDefault="006A4E68">
            <w:pPr>
              <w:rPr>
                <w:sz w:val="20"/>
                <w:szCs w:val="20"/>
              </w:rPr>
            </w:pPr>
            <w:r>
              <w:rPr>
                <w:sz w:val="20"/>
                <w:szCs w:val="20"/>
              </w:rPr>
              <w:t> </w:t>
            </w:r>
          </w:p>
        </w:tc>
      </w:tr>
      <w:tr w:rsidR="006A4E68" w14:paraId="2E3F690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B70F445"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757F22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3F0A79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25A3043"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8FA3D1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306E23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A214BA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A60CA58" w14:textId="77777777" w:rsidR="006A4E68" w:rsidRDefault="006A4E68">
            <w:pPr>
              <w:rPr>
                <w:sz w:val="20"/>
                <w:szCs w:val="20"/>
              </w:rPr>
            </w:pPr>
            <w:r>
              <w:rPr>
                <w:sz w:val="20"/>
                <w:szCs w:val="20"/>
              </w:rPr>
              <w:t> </w:t>
            </w:r>
          </w:p>
        </w:tc>
      </w:tr>
      <w:tr w:rsidR="006A4E68" w14:paraId="435B997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1AD5AA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027BB773"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F3977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A9C7B0B"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9331C"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79A720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B15E4A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1F23157" w14:textId="77777777" w:rsidR="006A4E68" w:rsidRDefault="006A4E68">
            <w:pPr>
              <w:rPr>
                <w:sz w:val="20"/>
                <w:szCs w:val="20"/>
              </w:rPr>
            </w:pPr>
            <w:r>
              <w:rPr>
                <w:sz w:val="20"/>
                <w:szCs w:val="20"/>
              </w:rPr>
              <w:t> </w:t>
            </w:r>
          </w:p>
        </w:tc>
      </w:tr>
      <w:tr w:rsidR="006A4E68" w14:paraId="524355DB"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C1A5ECB"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0AB35AF4"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1DB507E0"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4FBEFEC"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02FF88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1B5DBA3F"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75BEB1A4"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2FB1C79B" w14:textId="77777777" w:rsidR="006A4E68" w:rsidRDefault="006A4E68">
            <w:pPr>
              <w:jc w:val="center"/>
              <w:rPr>
                <w:rFonts w:cs="Calibri"/>
                <w:sz w:val="20"/>
                <w:szCs w:val="20"/>
              </w:rPr>
            </w:pPr>
            <w:r>
              <w:rPr>
                <w:rFonts w:cs="Calibri"/>
                <w:sz w:val="20"/>
                <w:szCs w:val="20"/>
              </w:rPr>
              <w:t> </w:t>
            </w:r>
          </w:p>
        </w:tc>
      </w:tr>
      <w:tr w:rsidR="006A4E68" w14:paraId="3677D4EA"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C419682" w14:textId="77777777" w:rsidR="006A4E68" w:rsidRDefault="006A4E68">
            <w:pPr>
              <w:rPr>
                <w:rFonts w:cs="Calibri"/>
                <w:b/>
                <w:bCs/>
                <w:color w:val="auto"/>
                <w:sz w:val="20"/>
                <w:szCs w:val="20"/>
              </w:rPr>
            </w:pPr>
            <w:r>
              <w:rPr>
                <w:rFonts w:cs="Calibri"/>
                <w:b/>
                <w:bCs/>
                <w:sz w:val="20"/>
                <w:szCs w:val="20"/>
              </w:rPr>
              <w:t>Prevalence of poverty: Percentage of people living on less than $1.25/day (2005 PPP)</w:t>
            </w:r>
          </w:p>
        </w:tc>
        <w:tc>
          <w:tcPr>
            <w:tcW w:w="1382" w:type="dxa"/>
            <w:tcBorders>
              <w:top w:val="nil"/>
              <w:left w:val="nil"/>
              <w:bottom w:val="single" w:sz="4" w:space="0" w:color="auto"/>
              <w:right w:val="nil"/>
            </w:tcBorders>
            <w:shd w:val="clear" w:color="000000" w:fill="DBE7F3"/>
            <w:vAlign w:val="center"/>
            <w:hideMark/>
          </w:tcPr>
          <w:p w14:paraId="7B38054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2F2EEE47" w14:textId="77777777" w:rsidR="006A4E68" w:rsidRDefault="006A4E68">
            <w:pPr>
              <w:rPr>
                <w:rFonts w:cs="Calibri"/>
                <w:b/>
                <w:bCs/>
                <w:sz w:val="20"/>
                <w:szCs w:val="20"/>
              </w:rPr>
            </w:pPr>
            <w:r>
              <w:rPr>
                <w:rFonts w:cs="Calibri"/>
                <w:b/>
                <w:bCs/>
                <w:sz w:val="20"/>
                <w:szCs w:val="20"/>
              </w:rPr>
              <w:t> </w:t>
            </w:r>
          </w:p>
        </w:tc>
      </w:tr>
      <w:tr w:rsidR="006A4E68" w14:paraId="659585A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E2FD48C"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7BF9D9E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3B291AA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2EF76D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7AE121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BF8878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73D5A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ED752F0" w14:textId="77777777" w:rsidR="006A4E68" w:rsidRDefault="006A4E68">
            <w:pPr>
              <w:rPr>
                <w:sz w:val="20"/>
                <w:szCs w:val="20"/>
              </w:rPr>
            </w:pPr>
            <w:r>
              <w:rPr>
                <w:sz w:val="20"/>
                <w:szCs w:val="20"/>
              </w:rPr>
              <w:t> </w:t>
            </w:r>
          </w:p>
        </w:tc>
      </w:tr>
      <w:tr w:rsidR="006A4E68" w14:paraId="315DDBE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3435F213"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14948D89"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20670F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C27EC3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29F222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EDEF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C1C6AC4"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938C157" w14:textId="77777777" w:rsidR="006A4E68" w:rsidRDefault="006A4E68">
            <w:pPr>
              <w:rPr>
                <w:sz w:val="20"/>
                <w:szCs w:val="20"/>
              </w:rPr>
            </w:pPr>
            <w:r>
              <w:rPr>
                <w:sz w:val="20"/>
                <w:szCs w:val="20"/>
              </w:rPr>
              <w:t> </w:t>
            </w:r>
          </w:p>
        </w:tc>
      </w:tr>
      <w:tr w:rsidR="006A4E68" w14:paraId="75C5347E"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8C92632"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57CB35B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9D96AF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4E8DD9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488F61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555B83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48899A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77B71B0" w14:textId="77777777" w:rsidR="006A4E68" w:rsidRDefault="006A4E68">
            <w:pPr>
              <w:rPr>
                <w:sz w:val="20"/>
                <w:szCs w:val="20"/>
              </w:rPr>
            </w:pPr>
            <w:r>
              <w:rPr>
                <w:sz w:val="20"/>
                <w:szCs w:val="20"/>
              </w:rPr>
              <w:t> </w:t>
            </w:r>
          </w:p>
        </w:tc>
      </w:tr>
      <w:tr w:rsidR="006A4E68" w14:paraId="172BEB95"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97BB186"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09561CF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7A163C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57CB5E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C5B7A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C762AB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521962"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64A48916" w14:textId="77777777" w:rsidR="006A4E68" w:rsidRDefault="006A4E68">
            <w:pPr>
              <w:rPr>
                <w:sz w:val="20"/>
                <w:szCs w:val="20"/>
              </w:rPr>
            </w:pPr>
            <w:r>
              <w:rPr>
                <w:sz w:val="20"/>
                <w:szCs w:val="20"/>
              </w:rPr>
              <w:t> </w:t>
            </w:r>
          </w:p>
        </w:tc>
      </w:tr>
      <w:tr w:rsidR="006A4E68" w14:paraId="1C7B737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F97DC3"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05A520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4095B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13234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73D654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62889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441EED1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717B265B" w14:textId="77777777" w:rsidR="006A4E68" w:rsidRDefault="006A4E68">
            <w:pPr>
              <w:rPr>
                <w:sz w:val="20"/>
                <w:szCs w:val="20"/>
              </w:rPr>
            </w:pPr>
            <w:r>
              <w:rPr>
                <w:sz w:val="20"/>
                <w:szCs w:val="20"/>
              </w:rPr>
              <w:t> </w:t>
            </w:r>
          </w:p>
        </w:tc>
      </w:tr>
      <w:tr w:rsidR="006A4E68" w14:paraId="2CAE740D"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7084543"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2355F050"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2F0DFCA"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5DC62119"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4F09852"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6D104C44"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254ABBAD"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3F0E8FC6" w14:textId="77777777" w:rsidR="006A4E68" w:rsidRDefault="006A4E68">
            <w:pPr>
              <w:jc w:val="center"/>
              <w:rPr>
                <w:rFonts w:cs="Calibri"/>
                <w:sz w:val="20"/>
                <w:szCs w:val="20"/>
              </w:rPr>
            </w:pPr>
            <w:r>
              <w:rPr>
                <w:rFonts w:cs="Calibri"/>
                <w:sz w:val="20"/>
                <w:szCs w:val="20"/>
              </w:rPr>
              <w:t> </w:t>
            </w:r>
          </w:p>
        </w:tc>
      </w:tr>
      <w:tr w:rsidR="006A4E68" w14:paraId="1EE72A49"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3BA6D763" w14:textId="77777777" w:rsidR="006A4E68" w:rsidRDefault="006A4E68">
            <w:pPr>
              <w:rPr>
                <w:rFonts w:cs="Calibri"/>
                <w:b/>
                <w:bCs/>
                <w:color w:val="auto"/>
                <w:sz w:val="20"/>
                <w:szCs w:val="20"/>
              </w:rPr>
            </w:pPr>
            <w:r>
              <w:rPr>
                <w:rFonts w:cs="Calibri"/>
                <w:b/>
                <w:bCs/>
                <w:sz w:val="20"/>
                <w:szCs w:val="20"/>
              </w:rPr>
              <w:t>Depth of poverty: Mean percentage shortfall relative to $1.25/day poverty line (2005 PPP)</w:t>
            </w:r>
          </w:p>
        </w:tc>
        <w:tc>
          <w:tcPr>
            <w:tcW w:w="1382" w:type="dxa"/>
            <w:tcBorders>
              <w:top w:val="nil"/>
              <w:left w:val="nil"/>
              <w:bottom w:val="single" w:sz="4" w:space="0" w:color="auto"/>
              <w:right w:val="nil"/>
            </w:tcBorders>
            <w:shd w:val="clear" w:color="000000" w:fill="DBE7F3"/>
            <w:vAlign w:val="center"/>
            <w:hideMark/>
          </w:tcPr>
          <w:p w14:paraId="0AA1C17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7A86C2AC" w14:textId="77777777" w:rsidR="006A4E68" w:rsidRDefault="006A4E68">
            <w:pPr>
              <w:rPr>
                <w:rFonts w:cs="Calibri"/>
                <w:b/>
                <w:bCs/>
                <w:sz w:val="20"/>
                <w:szCs w:val="20"/>
              </w:rPr>
            </w:pPr>
            <w:r>
              <w:rPr>
                <w:rFonts w:cs="Calibri"/>
                <w:b/>
                <w:bCs/>
                <w:sz w:val="20"/>
                <w:szCs w:val="20"/>
              </w:rPr>
              <w:t> </w:t>
            </w:r>
          </w:p>
        </w:tc>
      </w:tr>
      <w:tr w:rsidR="006A4E68" w14:paraId="2D499878"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54DF848"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3B3A99C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229526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64B630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523F2E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F2AEB40"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C8FD3D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4BE8D8F" w14:textId="77777777" w:rsidR="006A4E68" w:rsidRDefault="006A4E68">
            <w:pPr>
              <w:rPr>
                <w:sz w:val="20"/>
                <w:szCs w:val="20"/>
              </w:rPr>
            </w:pPr>
            <w:r>
              <w:rPr>
                <w:sz w:val="20"/>
                <w:szCs w:val="20"/>
              </w:rPr>
              <w:t> </w:t>
            </w:r>
          </w:p>
        </w:tc>
      </w:tr>
      <w:tr w:rsidR="006A4E68" w14:paraId="480D4DB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B6AEE2F"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504082E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5EB8FB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8F47216"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4C9885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2803C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B05F0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53B1E7D" w14:textId="77777777" w:rsidR="006A4E68" w:rsidRDefault="006A4E68">
            <w:pPr>
              <w:rPr>
                <w:sz w:val="20"/>
                <w:szCs w:val="20"/>
              </w:rPr>
            </w:pPr>
            <w:r>
              <w:rPr>
                <w:sz w:val="20"/>
                <w:szCs w:val="20"/>
              </w:rPr>
              <w:t> </w:t>
            </w:r>
          </w:p>
        </w:tc>
      </w:tr>
      <w:tr w:rsidR="006A4E68" w14:paraId="2F9BE1E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16A668D"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29ED149A"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073C289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ED2D9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AFB28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3FB39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6D9586A"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B218298" w14:textId="77777777" w:rsidR="006A4E68" w:rsidRDefault="006A4E68">
            <w:pPr>
              <w:rPr>
                <w:sz w:val="20"/>
                <w:szCs w:val="20"/>
              </w:rPr>
            </w:pPr>
            <w:r>
              <w:rPr>
                <w:sz w:val="20"/>
                <w:szCs w:val="20"/>
              </w:rPr>
              <w:t> </w:t>
            </w:r>
          </w:p>
        </w:tc>
      </w:tr>
      <w:tr w:rsidR="006A4E68" w14:paraId="4F9470DF"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35345B"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62642B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74D9BD5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41BD8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5108E8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738AA8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3F2126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8B980F2" w14:textId="77777777" w:rsidR="006A4E68" w:rsidRDefault="006A4E68">
            <w:pPr>
              <w:rPr>
                <w:sz w:val="20"/>
                <w:szCs w:val="20"/>
              </w:rPr>
            </w:pPr>
            <w:r>
              <w:rPr>
                <w:sz w:val="20"/>
                <w:szCs w:val="20"/>
              </w:rPr>
              <w:t> </w:t>
            </w:r>
          </w:p>
        </w:tc>
      </w:tr>
      <w:tr w:rsidR="006A4E68" w14:paraId="3B379243"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CBAF441"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7B3921E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9D66EE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269D25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0B60F9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3810D7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EE608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BF904BD" w14:textId="77777777" w:rsidR="006A4E68" w:rsidRDefault="006A4E68">
            <w:pPr>
              <w:rPr>
                <w:sz w:val="20"/>
                <w:szCs w:val="20"/>
              </w:rPr>
            </w:pPr>
            <w:r>
              <w:rPr>
                <w:sz w:val="20"/>
                <w:szCs w:val="20"/>
              </w:rPr>
              <w:t> </w:t>
            </w:r>
          </w:p>
        </w:tc>
      </w:tr>
      <w:tr w:rsidR="006A4E68" w14:paraId="47F1F0D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DF2F8BE"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4D3D7A26" w14:textId="77777777" w:rsidR="006A4E68" w:rsidRDefault="006A4E68">
            <w:pPr>
              <w:jc w:val="center"/>
              <w:rPr>
                <w:rFonts w:cs="Calibri"/>
                <w:b/>
                <w:bCs/>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3D793"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EF1FF17" w14:textId="77777777" w:rsidR="006A4E68" w:rsidRDefault="006A4E68">
            <w:pPr>
              <w:jc w:val="cente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4D3E347"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C31766" w14:textId="77777777" w:rsidR="006A4E68" w:rsidRDefault="006A4E68">
            <w:pPr>
              <w:jc w:val="cente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A658084" w14:textId="77777777" w:rsidR="006A4E68" w:rsidRDefault="006A4E68">
            <w:pPr>
              <w:jc w:val="cente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002756" w14:textId="77777777" w:rsidR="006A4E68" w:rsidRDefault="006A4E68">
            <w:pPr>
              <w:jc w:val="center"/>
              <w:rPr>
                <w:rFonts w:cs="Calibri"/>
                <w:b/>
                <w:bCs/>
                <w:sz w:val="20"/>
                <w:szCs w:val="20"/>
              </w:rPr>
            </w:pPr>
            <w:r>
              <w:rPr>
                <w:rFonts w:cs="Calibri"/>
                <w:b/>
                <w:bCs/>
                <w:sz w:val="20"/>
                <w:szCs w:val="20"/>
              </w:rPr>
              <w:t> </w:t>
            </w:r>
          </w:p>
        </w:tc>
      </w:tr>
      <w:tr w:rsidR="006A4E68" w14:paraId="61F4AB9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vAlign w:val="center"/>
            <w:hideMark/>
          </w:tcPr>
          <w:p w14:paraId="27B1902C" w14:textId="77777777" w:rsidR="006A4E68" w:rsidRDefault="006A4E68">
            <w:pPr>
              <w:rPr>
                <w:rFonts w:cs="Calibri"/>
                <w:b/>
                <w:bCs/>
                <w:color w:val="auto"/>
                <w:sz w:val="20"/>
                <w:szCs w:val="20"/>
              </w:rPr>
            </w:pPr>
            <w:r>
              <w:rPr>
                <w:rFonts w:cs="Calibri"/>
                <w:b/>
                <w:bCs/>
                <w:sz w:val="20"/>
                <w:szCs w:val="20"/>
              </w:rPr>
              <w:t xml:space="preserve">Abbreviated Women’s Empowerment in Agriculture </w:t>
            </w:r>
            <w:proofErr w:type="spellStart"/>
            <w:r>
              <w:rPr>
                <w:rFonts w:cs="Calibri"/>
                <w:b/>
                <w:bCs/>
                <w:sz w:val="20"/>
                <w:szCs w:val="20"/>
              </w:rPr>
              <w:t>Index</w:t>
            </w:r>
            <w:r>
              <w:rPr>
                <w:rFonts w:cs="Calibri"/>
                <w:b/>
                <w:bCs/>
                <w:sz w:val="20"/>
                <w:szCs w:val="20"/>
                <w:vertAlign w:val="superscript"/>
              </w:rPr>
              <w:t>c</w:t>
            </w:r>
            <w:proofErr w:type="spellEnd"/>
          </w:p>
        </w:tc>
      </w:tr>
      <w:tr w:rsidR="006A4E68" w14:paraId="3BA943D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0266D3BD" w14:textId="77777777" w:rsidR="006A4E68" w:rsidRDefault="006A4E68">
            <w:pPr>
              <w:rPr>
                <w:rFonts w:cs="Calibri"/>
                <w:b/>
                <w:bCs/>
                <w:sz w:val="20"/>
                <w:szCs w:val="20"/>
              </w:rPr>
            </w:pPr>
            <w:r>
              <w:rPr>
                <w:rFonts w:cs="Calibri"/>
                <w:b/>
                <w:bCs/>
                <w:sz w:val="20"/>
                <w:szCs w:val="20"/>
              </w:rPr>
              <w:t xml:space="preserve">All women  </w:t>
            </w:r>
          </w:p>
        </w:tc>
        <w:tc>
          <w:tcPr>
            <w:tcW w:w="1202" w:type="dxa"/>
            <w:tcBorders>
              <w:top w:val="nil"/>
              <w:left w:val="nil"/>
              <w:bottom w:val="single" w:sz="4" w:space="0" w:color="auto"/>
              <w:right w:val="nil"/>
            </w:tcBorders>
            <w:shd w:val="clear" w:color="auto" w:fill="auto"/>
            <w:vAlign w:val="center"/>
            <w:hideMark/>
          </w:tcPr>
          <w:p w14:paraId="3DD5A90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8C1D0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E68AB5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83326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4327469"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EA8C0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AF95E74" w14:textId="77777777" w:rsidR="006A4E68" w:rsidRDefault="006A4E68">
            <w:pPr>
              <w:rPr>
                <w:sz w:val="20"/>
                <w:szCs w:val="20"/>
              </w:rPr>
            </w:pPr>
            <w:r>
              <w:rPr>
                <w:sz w:val="20"/>
                <w:szCs w:val="20"/>
              </w:rPr>
              <w:t> </w:t>
            </w:r>
          </w:p>
        </w:tc>
      </w:tr>
      <w:tr w:rsidR="006A4E68" w14:paraId="27E21D1F"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9D1FD8" w14:textId="77777777" w:rsidR="006A4E68" w:rsidRDefault="006A4E68">
            <w:pPr>
              <w:rPr>
                <w:rFonts w:cs="Calibri"/>
                <w:b/>
                <w:bCs/>
                <w:sz w:val="20"/>
                <w:szCs w:val="20"/>
              </w:rPr>
            </w:pPr>
            <w:r>
              <w:rPr>
                <w:rFonts w:cs="Calibri"/>
                <w:b/>
                <w:bCs/>
                <w:sz w:val="20"/>
                <w:szCs w:val="20"/>
              </w:rPr>
              <w:t>Woman's age</w:t>
            </w:r>
          </w:p>
        </w:tc>
        <w:tc>
          <w:tcPr>
            <w:tcW w:w="1202" w:type="dxa"/>
            <w:tcBorders>
              <w:top w:val="nil"/>
              <w:left w:val="nil"/>
              <w:bottom w:val="single" w:sz="4" w:space="0" w:color="auto"/>
              <w:right w:val="nil"/>
            </w:tcBorders>
            <w:shd w:val="clear" w:color="auto" w:fill="auto"/>
            <w:vAlign w:val="center"/>
            <w:hideMark/>
          </w:tcPr>
          <w:p w14:paraId="11DB81E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D134BF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857174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4EDFD"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3CACBA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5F420E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19F508E" w14:textId="77777777" w:rsidR="006A4E68" w:rsidRDefault="006A4E68">
            <w:pPr>
              <w:rPr>
                <w:sz w:val="20"/>
                <w:szCs w:val="20"/>
              </w:rPr>
            </w:pPr>
            <w:r>
              <w:rPr>
                <w:sz w:val="20"/>
                <w:szCs w:val="20"/>
              </w:rPr>
              <w:t> </w:t>
            </w:r>
          </w:p>
        </w:tc>
      </w:tr>
      <w:tr w:rsidR="006A4E68" w14:paraId="75AABA0F"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2883F752" w14:textId="77777777" w:rsidR="006A4E68" w:rsidRDefault="006A4E68">
            <w:pPr>
              <w:ind w:firstLineChars="100" w:firstLine="200"/>
              <w:rPr>
                <w:rFonts w:cs="Calibri"/>
                <w:sz w:val="20"/>
                <w:szCs w:val="20"/>
              </w:rPr>
            </w:pPr>
            <w:r>
              <w:rPr>
                <w:rFonts w:cs="Calibri"/>
                <w:sz w:val="20"/>
                <w:szCs w:val="20"/>
              </w:rPr>
              <w:t>18-29 years</w:t>
            </w:r>
          </w:p>
        </w:tc>
        <w:tc>
          <w:tcPr>
            <w:tcW w:w="1202" w:type="dxa"/>
            <w:tcBorders>
              <w:top w:val="nil"/>
              <w:left w:val="nil"/>
              <w:bottom w:val="single" w:sz="4" w:space="0" w:color="auto"/>
              <w:right w:val="nil"/>
            </w:tcBorders>
            <w:shd w:val="clear" w:color="auto" w:fill="auto"/>
            <w:noWrap/>
            <w:vAlign w:val="center"/>
            <w:hideMark/>
          </w:tcPr>
          <w:p w14:paraId="69B3BC15"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F4373C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49BD86B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06E4EF4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7BC0209"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2A6D030"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48D8EC3" w14:textId="77777777" w:rsidR="006A4E68" w:rsidRDefault="006A4E68">
            <w:pPr>
              <w:rPr>
                <w:sz w:val="20"/>
                <w:szCs w:val="20"/>
              </w:rPr>
            </w:pPr>
            <w:r>
              <w:rPr>
                <w:sz w:val="20"/>
                <w:szCs w:val="20"/>
              </w:rPr>
              <w:t> </w:t>
            </w:r>
          </w:p>
        </w:tc>
      </w:tr>
      <w:tr w:rsidR="006A4E68" w14:paraId="5937A265"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31B0CEF5" w14:textId="77777777" w:rsidR="006A4E68" w:rsidRDefault="006A4E68">
            <w:pPr>
              <w:ind w:firstLineChars="100" w:firstLine="200"/>
              <w:rPr>
                <w:rFonts w:cs="Calibri"/>
                <w:sz w:val="20"/>
                <w:szCs w:val="20"/>
              </w:rPr>
            </w:pPr>
            <w:r>
              <w:rPr>
                <w:rFonts w:cs="Calibri"/>
                <w:sz w:val="20"/>
                <w:szCs w:val="20"/>
              </w:rPr>
              <w:t>30 years or older</w:t>
            </w:r>
          </w:p>
        </w:tc>
        <w:tc>
          <w:tcPr>
            <w:tcW w:w="1202" w:type="dxa"/>
            <w:tcBorders>
              <w:top w:val="nil"/>
              <w:left w:val="nil"/>
              <w:bottom w:val="single" w:sz="4" w:space="0" w:color="auto"/>
              <w:right w:val="nil"/>
            </w:tcBorders>
            <w:shd w:val="clear" w:color="auto" w:fill="auto"/>
            <w:noWrap/>
            <w:vAlign w:val="center"/>
            <w:hideMark/>
          </w:tcPr>
          <w:p w14:paraId="67004A12"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1266FC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0A9BEE7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1B17AF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6C61F58"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9AD6EE7"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D84582D" w14:textId="77777777" w:rsidR="006A4E68" w:rsidRDefault="006A4E68">
            <w:pPr>
              <w:rPr>
                <w:sz w:val="20"/>
                <w:szCs w:val="20"/>
              </w:rPr>
            </w:pPr>
            <w:r>
              <w:rPr>
                <w:sz w:val="20"/>
                <w:szCs w:val="20"/>
              </w:rPr>
              <w:t> </w:t>
            </w:r>
          </w:p>
        </w:tc>
      </w:tr>
      <w:tr w:rsidR="00786FE0" w14:paraId="12A26D55" w14:textId="77777777" w:rsidTr="00786FE0">
        <w:trPr>
          <w:trHeight w:val="259"/>
        </w:trPr>
        <w:tc>
          <w:tcPr>
            <w:tcW w:w="5130" w:type="dxa"/>
            <w:gridSpan w:val="2"/>
            <w:tcBorders>
              <w:top w:val="single" w:sz="4" w:space="0" w:color="auto"/>
              <w:left w:val="nil"/>
              <w:bottom w:val="single" w:sz="4" w:space="0" w:color="auto"/>
              <w:right w:val="nil"/>
            </w:tcBorders>
            <w:shd w:val="clear" w:color="000000" w:fill="DBE7F3"/>
            <w:noWrap/>
            <w:vAlign w:val="center"/>
            <w:hideMark/>
          </w:tcPr>
          <w:p w14:paraId="465DD3D5" w14:textId="77777777" w:rsidR="006A4E68" w:rsidRDefault="006A4E68">
            <w:pPr>
              <w:rPr>
                <w:rFonts w:cs="Calibri"/>
                <w:b/>
                <w:bCs/>
                <w:color w:val="auto"/>
                <w:sz w:val="20"/>
                <w:szCs w:val="20"/>
              </w:rPr>
            </w:pPr>
            <w:r>
              <w:rPr>
                <w:rFonts w:cs="Calibri"/>
                <w:b/>
                <w:bCs/>
                <w:sz w:val="20"/>
                <w:szCs w:val="20"/>
              </w:rPr>
              <w:t xml:space="preserve">Prevalence of moderate and severe hunger </w:t>
            </w:r>
          </w:p>
        </w:tc>
        <w:tc>
          <w:tcPr>
            <w:tcW w:w="957" w:type="dxa"/>
            <w:tcBorders>
              <w:top w:val="nil"/>
              <w:left w:val="nil"/>
              <w:bottom w:val="single" w:sz="4" w:space="0" w:color="auto"/>
              <w:right w:val="nil"/>
            </w:tcBorders>
            <w:shd w:val="clear" w:color="000000" w:fill="DBE7F3"/>
            <w:vAlign w:val="center"/>
            <w:hideMark/>
          </w:tcPr>
          <w:p w14:paraId="189475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1275819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000000" w:fill="DBE7F3"/>
            <w:vAlign w:val="center"/>
            <w:hideMark/>
          </w:tcPr>
          <w:p w14:paraId="40F964F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3AA2E27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000000" w:fill="DBE7F3"/>
            <w:vAlign w:val="center"/>
            <w:hideMark/>
          </w:tcPr>
          <w:p w14:paraId="15D608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4F0875F7" w14:textId="77777777" w:rsidR="006A4E68" w:rsidRDefault="006A4E68">
            <w:pPr>
              <w:rPr>
                <w:rFonts w:cs="Calibri"/>
                <w:b/>
                <w:bCs/>
                <w:sz w:val="20"/>
                <w:szCs w:val="20"/>
              </w:rPr>
            </w:pPr>
            <w:r>
              <w:rPr>
                <w:rFonts w:cs="Calibri"/>
                <w:b/>
                <w:bCs/>
                <w:sz w:val="20"/>
                <w:szCs w:val="20"/>
              </w:rPr>
              <w:t> </w:t>
            </w:r>
          </w:p>
        </w:tc>
      </w:tr>
      <w:tr w:rsidR="006A4E68" w14:paraId="3DA10C14"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7C491F3B"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1C4013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14ADC8B"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FFBBD5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79B0A8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1EF635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7C2BDF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4FECA3C" w14:textId="77777777" w:rsidR="006A4E68" w:rsidRDefault="006A4E68">
            <w:pPr>
              <w:rPr>
                <w:sz w:val="20"/>
                <w:szCs w:val="20"/>
              </w:rPr>
            </w:pPr>
            <w:r>
              <w:rPr>
                <w:sz w:val="20"/>
                <w:szCs w:val="20"/>
              </w:rPr>
              <w:t> </w:t>
            </w:r>
          </w:p>
        </w:tc>
      </w:tr>
      <w:tr w:rsidR="006A4E68" w14:paraId="43920A1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6594284"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0959A75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F7538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F05716C"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EDD1D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3CCBB4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038839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31DA6BB" w14:textId="77777777" w:rsidR="006A4E68" w:rsidRDefault="006A4E68">
            <w:pPr>
              <w:rPr>
                <w:sz w:val="20"/>
                <w:szCs w:val="20"/>
              </w:rPr>
            </w:pPr>
            <w:r>
              <w:rPr>
                <w:sz w:val="20"/>
                <w:szCs w:val="20"/>
              </w:rPr>
              <w:t> </w:t>
            </w:r>
          </w:p>
        </w:tc>
      </w:tr>
      <w:tr w:rsidR="006A4E68" w14:paraId="3396AC77"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49A9429"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single" w:sz="4" w:space="0" w:color="auto"/>
              <w:left w:val="nil"/>
              <w:bottom w:val="single" w:sz="4" w:space="0" w:color="auto"/>
              <w:right w:val="nil"/>
            </w:tcBorders>
            <w:shd w:val="clear" w:color="auto" w:fill="auto"/>
            <w:vAlign w:val="center"/>
            <w:hideMark/>
          </w:tcPr>
          <w:p w14:paraId="4932C761"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C17AFF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C5E3B4"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BD55D9"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3F93173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8EE40F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74029F7" w14:textId="77777777" w:rsidR="006A4E68" w:rsidRDefault="006A4E68">
            <w:pPr>
              <w:rPr>
                <w:rFonts w:cs="Calibri"/>
                <w:b/>
                <w:bCs/>
                <w:sz w:val="20"/>
                <w:szCs w:val="20"/>
              </w:rPr>
            </w:pPr>
            <w:r>
              <w:rPr>
                <w:rFonts w:cs="Calibri"/>
                <w:b/>
                <w:bCs/>
                <w:sz w:val="20"/>
                <w:szCs w:val="20"/>
              </w:rPr>
              <w:t> </w:t>
            </w:r>
          </w:p>
        </w:tc>
      </w:tr>
      <w:tr w:rsidR="006A4E68" w14:paraId="5BBF65B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366332DD"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16A315C4"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0986ACA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E99B80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A3634C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C933AF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748ED1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BB83E2" w14:textId="77777777" w:rsidR="006A4E68" w:rsidRDefault="006A4E68">
            <w:pPr>
              <w:rPr>
                <w:rFonts w:cs="Calibri"/>
                <w:b/>
                <w:bCs/>
                <w:sz w:val="20"/>
                <w:szCs w:val="20"/>
              </w:rPr>
            </w:pPr>
            <w:r>
              <w:rPr>
                <w:rFonts w:cs="Calibri"/>
                <w:b/>
                <w:bCs/>
                <w:sz w:val="20"/>
                <w:szCs w:val="20"/>
              </w:rPr>
              <w:t> </w:t>
            </w:r>
          </w:p>
        </w:tc>
      </w:tr>
      <w:tr w:rsidR="006A4E68" w14:paraId="6884C8E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8AE1DE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ABE33DC"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5DD84B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DE678A0"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E79AE"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97EBCBC"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E1B5EC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B10A488" w14:textId="77777777" w:rsidR="006A4E68" w:rsidRDefault="006A4E68">
            <w:pPr>
              <w:rPr>
                <w:rFonts w:cs="Calibri"/>
                <w:b/>
                <w:bCs/>
                <w:sz w:val="20"/>
                <w:szCs w:val="20"/>
              </w:rPr>
            </w:pPr>
            <w:r>
              <w:rPr>
                <w:rFonts w:cs="Calibri"/>
                <w:b/>
                <w:bCs/>
                <w:sz w:val="20"/>
                <w:szCs w:val="20"/>
              </w:rPr>
              <w:t> </w:t>
            </w:r>
          </w:p>
        </w:tc>
      </w:tr>
      <w:tr w:rsidR="006A4E68" w14:paraId="07FF0A0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91B208D"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30BC9FA2"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4F44DE9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1C57C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7A5FDF47"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B05A84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3153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4F7CF63B" w14:textId="77777777" w:rsidR="006A4E68" w:rsidRDefault="006A4E68">
            <w:pPr>
              <w:rPr>
                <w:rFonts w:cs="Calibri"/>
                <w:b/>
                <w:bCs/>
                <w:sz w:val="20"/>
                <w:szCs w:val="20"/>
              </w:rPr>
            </w:pPr>
            <w:r>
              <w:rPr>
                <w:rFonts w:cs="Calibri"/>
                <w:b/>
                <w:bCs/>
                <w:sz w:val="20"/>
                <w:szCs w:val="20"/>
              </w:rPr>
              <w:t> </w:t>
            </w:r>
          </w:p>
        </w:tc>
      </w:tr>
      <w:tr w:rsidR="006A4E68" w14:paraId="0757447E"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5E308B27" w14:textId="77777777" w:rsidR="006A4E68" w:rsidRDefault="006A4E68">
            <w:pPr>
              <w:rPr>
                <w:rFonts w:cs="Calibri"/>
                <w:b/>
                <w:bCs/>
                <w:sz w:val="20"/>
                <w:szCs w:val="20"/>
              </w:rPr>
            </w:pPr>
            <w:r>
              <w:rPr>
                <w:rFonts w:cs="Calibri"/>
                <w:b/>
                <w:bCs/>
                <w:sz w:val="20"/>
                <w:szCs w:val="20"/>
              </w:rPr>
              <w:t>Women's dietary diversity: Mean number of food groups consumed by women of reproductive age</w:t>
            </w:r>
            <w:r>
              <w:rPr>
                <w:rFonts w:cs="Calibri"/>
                <w:b/>
                <w:bCs/>
                <w:sz w:val="20"/>
                <w:szCs w:val="20"/>
                <w:vertAlign w:val="superscript"/>
              </w:rPr>
              <w:t>d</w:t>
            </w:r>
          </w:p>
        </w:tc>
      </w:tr>
      <w:tr w:rsidR="006A4E68" w14:paraId="493CF5A1"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9EB49C6" w14:textId="77777777" w:rsidR="006A4E68" w:rsidRDefault="006A4E68">
            <w:pPr>
              <w:rPr>
                <w:rFonts w:cs="Calibri"/>
                <w:sz w:val="20"/>
                <w:szCs w:val="20"/>
              </w:rPr>
            </w:pPr>
            <w:r>
              <w:rPr>
                <w:rFonts w:cs="Calibri"/>
                <w:sz w:val="20"/>
                <w:szCs w:val="20"/>
              </w:rPr>
              <w:t>All women 15-49 years of age</w:t>
            </w:r>
          </w:p>
        </w:tc>
        <w:tc>
          <w:tcPr>
            <w:tcW w:w="1202" w:type="dxa"/>
            <w:tcBorders>
              <w:top w:val="nil"/>
              <w:left w:val="nil"/>
              <w:bottom w:val="single" w:sz="4" w:space="0" w:color="auto"/>
              <w:right w:val="nil"/>
            </w:tcBorders>
            <w:shd w:val="clear" w:color="auto" w:fill="auto"/>
            <w:vAlign w:val="center"/>
            <w:hideMark/>
          </w:tcPr>
          <w:p w14:paraId="127A0D0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52355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D5DB4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49BF9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A4879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968DA7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691FA52" w14:textId="77777777" w:rsidR="006A4E68" w:rsidRDefault="006A4E68">
            <w:pPr>
              <w:rPr>
                <w:rFonts w:cs="Calibri"/>
                <w:b/>
                <w:bCs/>
                <w:sz w:val="20"/>
                <w:szCs w:val="20"/>
              </w:rPr>
            </w:pPr>
            <w:r>
              <w:rPr>
                <w:rFonts w:cs="Calibri"/>
                <w:b/>
                <w:bCs/>
                <w:sz w:val="20"/>
                <w:szCs w:val="20"/>
              </w:rPr>
              <w:t> </w:t>
            </w:r>
          </w:p>
        </w:tc>
      </w:tr>
      <w:tr w:rsidR="006A4E68" w14:paraId="40284549"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2A7F329" w14:textId="77777777" w:rsidR="006A4E68" w:rsidRDefault="006A4E68">
            <w:pPr>
              <w:rPr>
                <w:rFonts w:cs="Calibri"/>
                <w:b/>
                <w:bCs/>
                <w:sz w:val="20"/>
                <w:szCs w:val="20"/>
              </w:rPr>
            </w:pPr>
            <w:r>
              <w:rPr>
                <w:rFonts w:cs="Calibri"/>
                <w:b/>
                <w:bCs/>
                <w:sz w:val="20"/>
                <w:szCs w:val="20"/>
              </w:rPr>
              <w:t>Prevalence of exclusive breastfeeding among children under 6 months of age</w:t>
            </w:r>
            <w:r>
              <w:rPr>
                <w:rFonts w:cs="Calibri"/>
                <w:b/>
                <w:bCs/>
                <w:sz w:val="20"/>
                <w:szCs w:val="20"/>
                <w:vertAlign w:val="superscript"/>
              </w:rPr>
              <w:t>d</w:t>
            </w:r>
          </w:p>
        </w:tc>
      </w:tr>
      <w:tr w:rsidR="006A4E68" w14:paraId="3C1D369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63F6CFB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0E8C9E2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39B970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2FED4F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53D029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09A16A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264DC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263DCDF" w14:textId="77777777" w:rsidR="006A4E68" w:rsidRDefault="006A4E68">
            <w:pPr>
              <w:rPr>
                <w:rFonts w:cs="Calibri"/>
                <w:b/>
                <w:bCs/>
                <w:sz w:val="20"/>
                <w:szCs w:val="20"/>
              </w:rPr>
            </w:pPr>
            <w:r>
              <w:rPr>
                <w:rFonts w:cs="Calibri"/>
                <w:b/>
                <w:bCs/>
                <w:sz w:val="20"/>
                <w:szCs w:val="20"/>
              </w:rPr>
              <w:t> </w:t>
            </w:r>
          </w:p>
        </w:tc>
      </w:tr>
      <w:tr w:rsidR="006A4E68" w14:paraId="35C162A3"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47C542E9"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A4B39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B9F7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971AE29"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933467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F24235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86BC89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9FA6355" w14:textId="77777777" w:rsidR="006A4E68" w:rsidRDefault="006A4E68">
            <w:pPr>
              <w:rPr>
                <w:rFonts w:cs="Calibri"/>
                <w:b/>
                <w:bCs/>
                <w:sz w:val="20"/>
                <w:szCs w:val="20"/>
              </w:rPr>
            </w:pPr>
            <w:r>
              <w:rPr>
                <w:rFonts w:cs="Calibri"/>
                <w:b/>
                <w:bCs/>
                <w:sz w:val="20"/>
                <w:szCs w:val="20"/>
              </w:rPr>
              <w:t> </w:t>
            </w:r>
          </w:p>
        </w:tc>
      </w:tr>
      <w:tr w:rsidR="006A4E68" w14:paraId="2800620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6F1C7E0"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48DD33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FEC9B9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31A4CB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2FF0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BDBC66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9572EB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A7FF77" w14:textId="77777777" w:rsidR="006A4E68" w:rsidRDefault="006A4E68">
            <w:pPr>
              <w:rPr>
                <w:rFonts w:cs="Calibri"/>
                <w:b/>
                <w:bCs/>
                <w:sz w:val="20"/>
                <w:szCs w:val="20"/>
              </w:rPr>
            </w:pPr>
            <w:r>
              <w:rPr>
                <w:rFonts w:cs="Calibri"/>
                <w:b/>
                <w:bCs/>
                <w:sz w:val="20"/>
                <w:szCs w:val="20"/>
              </w:rPr>
              <w:t> </w:t>
            </w:r>
          </w:p>
        </w:tc>
      </w:tr>
      <w:tr w:rsidR="006A4E68" w14:paraId="532838BA"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1BD92A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50B061B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9A1A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8AFBEF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93ED2B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278CE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55578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70AC4AE" w14:textId="77777777" w:rsidR="006A4E68" w:rsidRDefault="006A4E68">
            <w:pPr>
              <w:rPr>
                <w:rFonts w:cs="Calibri"/>
                <w:b/>
                <w:bCs/>
                <w:sz w:val="20"/>
                <w:szCs w:val="20"/>
              </w:rPr>
            </w:pPr>
            <w:r>
              <w:rPr>
                <w:rFonts w:cs="Calibri"/>
                <w:b/>
                <w:bCs/>
                <w:sz w:val="20"/>
                <w:szCs w:val="20"/>
              </w:rPr>
              <w:t> </w:t>
            </w:r>
          </w:p>
        </w:tc>
      </w:tr>
      <w:tr w:rsidR="006A4E68" w14:paraId="495ACE88"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9151887" w14:textId="77777777" w:rsidR="006A4E68" w:rsidRDefault="006A4E68">
            <w:pPr>
              <w:rPr>
                <w:rFonts w:cs="Calibri"/>
                <w:b/>
                <w:bCs/>
                <w:sz w:val="20"/>
                <w:szCs w:val="20"/>
              </w:rPr>
            </w:pPr>
            <w:r>
              <w:rPr>
                <w:rFonts w:cs="Calibri"/>
                <w:b/>
                <w:bCs/>
                <w:sz w:val="20"/>
                <w:szCs w:val="20"/>
              </w:rPr>
              <w:t xml:space="preserve">Prevalence of children 6-23 months of age receiving a minimum acceptable </w:t>
            </w:r>
            <w:proofErr w:type="spellStart"/>
            <w:r>
              <w:rPr>
                <w:rFonts w:cs="Calibri"/>
                <w:b/>
                <w:bCs/>
                <w:sz w:val="20"/>
                <w:szCs w:val="20"/>
              </w:rPr>
              <w:t>diet</w:t>
            </w:r>
            <w:r>
              <w:rPr>
                <w:rFonts w:cs="Calibri"/>
                <w:b/>
                <w:bCs/>
                <w:sz w:val="20"/>
                <w:szCs w:val="20"/>
                <w:vertAlign w:val="superscript"/>
              </w:rPr>
              <w:t>d</w:t>
            </w:r>
            <w:proofErr w:type="spellEnd"/>
          </w:p>
        </w:tc>
      </w:tr>
      <w:tr w:rsidR="006A4E68" w14:paraId="4DD4F8DB"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BB208E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80D5DE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3D8B07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AF7035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1475A3F"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95E0D9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83C002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DE5E4F" w14:textId="77777777" w:rsidR="006A4E68" w:rsidRDefault="006A4E68">
            <w:pPr>
              <w:rPr>
                <w:rFonts w:cs="Calibri"/>
                <w:b/>
                <w:bCs/>
                <w:sz w:val="20"/>
                <w:szCs w:val="20"/>
              </w:rPr>
            </w:pPr>
            <w:r>
              <w:rPr>
                <w:rFonts w:cs="Calibri"/>
                <w:b/>
                <w:bCs/>
                <w:sz w:val="20"/>
                <w:szCs w:val="20"/>
              </w:rPr>
              <w:t> </w:t>
            </w:r>
          </w:p>
        </w:tc>
      </w:tr>
      <w:tr w:rsidR="006A4E68" w14:paraId="0A2B97F4"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E5BC292"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2144532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36B93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6D2A3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FA07C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80A32A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4692E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7D8387" w14:textId="77777777" w:rsidR="006A4E68" w:rsidRDefault="006A4E68">
            <w:pPr>
              <w:rPr>
                <w:rFonts w:cs="Calibri"/>
                <w:b/>
                <w:bCs/>
                <w:sz w:val="20"/>
                <w:szCs w:val="20"/>
              </w:rPr>
            </w:pPr>
            <w:r>
              <w:rPr>
                <w:rFonts w:cs="Calibri"/>
                <w:b/>
                <w:bCs/>
                <w:sz w:val="20"/>
                <w:szCs w:val="20"/>
              </w:rPr>
              <w:t> </w:t>
            </w:r>
          </w:p>
        </w:tc>
      </w:tr>
      <w:tr w:rsidR="006A4E68" w14:paraId="75F3D2EF"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571312D"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2278546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D4AD11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43C80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55E8831"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69BA81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C8CC1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EE01789" w14:textId="77777777" w:rsidR="006A4E68" w:rsidRDefault="006A4E68">
            <w:pPr>
              <w:rPr>
                <w:rFonts w:cs="Calibri"/>
                <w:b/>
                <w:bCs/>
                <w:sz w:val="20"/>
                <w:szCs w:val="20"/>
              </w:rPr>
            </w:pPr>
            <w:r>
              <w:rPr>
                <w:rFonts w:cs="Calibri"/>
                <w:b/>
                <w:bCs/>
                <w:sz w:val="20"/>
                <w:szCs w:val="20"/>
              </w:rPr>
              <w:t> </w:t>
            </w:r>
          </w:p>
        </w:tc>
      </w:tr>
      <w:tr w:rsidR="006A4E68" w14:paraId="6B1AA53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F017E2"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06D0F2B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8FC70D6"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817C1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D832B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C19FBC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BDD18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BFBEF5D" w14:textId="77777777" w:rsidR="006A4E68" w:rsidRDefault="006A4E68">
            <w:pPr>
              <w:rPr>
                <w:rFonts w:cs="Calibri"/>
                <w:b/>
                <w:bCs/>
                <w:sz w:val="20"/>
                <w:szCs w:val="20"/>
              </w:rPr>
            </w:pPr>
            <w:r>
              <w:rPr>
                <w:rFonts w:cs="Calibri"/>
                <w:b/>
                <w:bCs/>
                <w:sz w:val="20"/>
                <w:szCs w:val="20"/>
              </w:rPr>
              <w:t> </w:t>
            </w:r>
          </w:p>
        </w:tc>
      </w:tr>
      <w:tr w:rsidR="006A4E68" w14:paraId="185D380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784208EC" w14:textId="77777777" w:rsidR="006A4E68" w:rsidRDefault="006A4E68">
            <w:pPr>
              <w:rPr>
                <w:rFonts w:cs="Calibri"/>
                <w:b/>
                <w:bCs/>
                <w:sz w:val="20"/>
                <w:szCs w:val="20"/>
              </w:rPr>
            </w:pPr>
            <w:r>
              <w:rPr>
                <w:rFonts w:cs="Calibri"/>
                <w:b/>
                <w:bCs/>
                <w:sz w:val="20"/>
                <w:szCs w:val="20"/>
              </w:rPr>
              <w:t>Prevalence of underweight women of reproductive age</w:t>
            </w:r>
            <w:r>
              <w:rPr>
                <w:rFonts w:cs="Calibri"/>
                <w:b/>
                <w:bCs/>
                <w:sz w:val="20"/>
                <w:szCs w:val="20"/>
                <w:vertAlign w:val="superscript"/>
              </w:rPr>
              <w:t>d</w:t>
            </w:r>
          </w:p>
        </w:tc>
      </w:tr>
      <w:tr w:rsidR="006A4E68" w14:paraId="6876A083"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4B3A31FD" w14:textId="77777777" w:rsidR="006A4E68" w:rsidRDefault="006A4E68">
            <w:pPr>
              <w:rPr>
                <w:rFonts w:cs="Calibri"/>
                <w:sz w:val="20"/>
                <w:szCs w:val="20"/>
              </w:rPr>
            </w:pPr>
            <w:r>
              <w:rPr>
                <w:rFonts w:cs="Calibri"/>
                <w:sz w:val="20"/>
                <w:szCs w:val="20"/>
              </w:rPr>
              <w:t>All non-pregnant women 15-49 years of age</w:t>
            </w:r>
          </w:p>
        </w:tc>
        <w:tc>
          <w:tcPr>
            <w:tcW w:w="1202" w:type="dxa"/>
            <w:tcBorders>
              <w:top w:val="nil"/>
              <w:left w:val="nil"/>
              <w:bottom w:val="single" w:sz="4" w:space="0" w:color="auto"/>
              <w:right w:val="nil"/>
            </w:tcBorders>
            <w:shd w:val="clear" w:color="auto" w:fill="auto"/>
            <w:noWrap/>
            <w:vAlign w:val="center"/>
            <w:hideMark/>
          </w:tcPr>
          <w:p w14:paraId="129C9686"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C473D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740DCD3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50862E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46C482EF"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BDFF66B"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59FD60C7" w14:textId="77777777" w:rsidR="006A4E68" w:rsidRDefault="006A4E68">
            <w:pPr>
              <w:rPr>
                <w:sz w:val="20"/>
                <w:szCs w:val="20"/>
              </w:rPr>
            </w:pPr>
            <w:r>
              <w:rPr>
                <w:sz w:val="20"/>
                <w:szCs w:val="20"/>
              </w:rPr>
              <w:t> </w:t>
            </w:r>
          </w:p>
        </w:tc>
      </w:tr>
      <w:tr w:rsidR="006A4E68" w14:paraId="428C2FD4"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29F8A2D9" w14:textId="77777777" w:rsidR="006A4E68" w:rsidRDefault="006A4E68">
            <w:pPr>
              <w:rPr>
                <w:rFonts w:cs="Calibri"/>
                <w:b/>
                <w:bCs/>
                <w:color w:val="auto"/>
                <w:sz w:val="20"/>
                <w:szCs w:val="20"/>
              </w:rPr>
            </w:pPr>
            <w:r>
              <w:rPr>
                <w:rFonts w:cs="Calibri"/>
                <w:b/>
                <w:bCs/>
                <w:sz w:val="20"/>
                <w:szCs w:val="20"/>
              </w:rPr>
              <w:t>Prevalence of stunted children under 5 years of age</w:t>
            </w:r>
            <w:r>
              <w:rPr>
                <w:rFonts w:cs="Calibri"/>
                <w:b/>
                <w:bCs/>
                <w:sz w:val="20"/>
                <w:szCs w:val="20"/>
                <w:vertAlign w:val="superscript"/>
              </w:rPr>
              <w:t>d</w:t>
            </w:r>
          </w:p>
        </w:tc>
      </w:tr>
      <w:tr w:rsidR="006A4E68" w14:paraId="3ABD3DB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1713BF6B"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BA338D2"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C7BF0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CF881B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495A51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BEB72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2933CE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5939B64" w14:textId="77777777" w:rsidR="006A4E68" w:rsidRDefault="006A4E68">
            <w:pPr>
              <w:rPr>
                <w:rFonts w:cs="Calibri"/>
                <w:b/>
                <w:bCs/>
                <w:sz w:val="20"/>
                <w:szCs w:val="20"/>
              </w:rPr>
            </w:pPr>
            <w:r>
              <w:rPr>
                <w:rFonts w:cs="Calibri"/>
                <w:b/>
                <w:bCs/>
                <w:sz w:val="20"/>
                <w:szCs w:val="20"/>
              </w:rPr>
              <w:t> </w:t>
            </w:r>
          </w:p>
        </w:tc>
      </w:tr>
      <w:tr w:rsidR="006A4E68" w14:paraId="0905275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8F689F4"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1706A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F66B9D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2F4351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6625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31878E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CE31E1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055E73" w14:textId="77777777" w:rsidR="006A4E68" w:rsidRDefault="006A4E68">
            <w:pPr>
              <w:rPr>
                <w:rFonts w:cs="Calibri"/>
                <w:b/>
                <w:bCs/>
                <w:sz w:val="20"/>
                <w:szCs w:val="20"/>
              </w:rPr>
            </w:pPr>
            <w:r>
              <w:rPr>
                <w:rFonts w:cs="Calibri"/>
                <w:b/>
                <w:bCs/>
                <w:sz w:val="20"/>
                <w:szCs w:val="20"/>
              </w:rPr>
              <w:t> </w:t>
            </w:r>
          </w:p>
        </w:tc>
      </w:tr>
      <w:tr w:rsidR="006A4E68" w14:paraId="2FAECBF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C1F11F"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C4BE9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274BEE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128FB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E1F5AA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3E4D0D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BC53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6394F95" w14:textId="77777777" w:rsidR="006A4E68" w:rsidRDefault="006A4E68">
            <w:pPr>
              <w:rPr>
                <w:rFonts w:cs="Calibri"/>
                <w:b/>
                <w:bCs/>
                <w:sz w:val="20"/>
                <w:szCs w:val="20"/>
              </w:rPr>
            </w:pPr>
            <w:r>
              <w:rPr>
                <w:rFonts w:cs="Calibri"/>
                <w:b/>
                <w:bCs/>
                <w:sz w:val="20"/>
                <w:szCs w:val="20"/>
              </w:rPr>
              <w:t> </w:t>
            </w:r>
          </w:p>
        </w:tc>
      </w:tr>
      <w:tr w:rsidR="006A4E68" w14:paraId="3055C8A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FD47FF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63E763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49A7A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5B231D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02F2CC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CD6553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59007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1742901" w14:textId="77777777" w:rsidR="006A4E68" w:rsidRDefault="006A4E68">
            <w:pPr>
              <w:rPr>
                <w:rFonts w:cs="Calibri"/>
                <w:b/>
                <w:bCs/>
                <w:sz w:val="20"/>
                <w:szCs w:val="20"/>
              </w:rPr>
            </w:pPr>
            <w:r>
              <w:rPr>
                <w:rFonts w:cs="Calibri"/>
                <w:b/>
                <w:bCs/>
                <w:sz w:val="20"/>
                <w:szCs w:val="20"/>
              </w:rPr>
              <w:t> </w:t>
            </w:r>
          </w:p>
        </w:tc>
      </w:tr>
      <w:tr w:rsidR="006A4E68" w14:paraId="1A7D4E5D"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65FF9ED5" w14:textId="77777777" w:rsidR="006A4E68" w:rsidRDefault="006A4E68">
            <w:pPr>
              <w:rPr>
                <w:rFonts w:cs="Calibri"/>
                <w:b/>
                <w:bCs/>
                <w:sz w:val="20"/>
                <w:szCs w:val="20"/>
              </w:rPr>
            </w:pPr>
            <w:r>
              <w:rPr>
                <w:rFonts w:cs="Calibri"/>
                <w:b/>
                <w:bCs/>
                <w:sz w:val="20"/>
                <w:szCs w:val="20"/>
              </w:rPr>
              <w:t>Prevalence of wasted children under 5 years of age</w:t>
            </w:r>
            <w:r>
              <w:rPr>
                <w:rFonts w:cs="Calibri"/>
                <w:b/>
                <w:bCs/>
                <w:sz w:val="20"/>
                <w:szCs w:val="20"/>
                <w:vertAlign w:val="superscript"/>
              </w:rPr>
              <w:t>d</w:t>
            </w:r>
          </w:p>
        </w:tc>
      </w:tr>
      <w:tr w:rsidR="006A4E68" w14:paraId="5DFB49F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433F85C"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8CBD2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E59C2CA"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492AF7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62AAF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645C92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E42CDE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3E331D4" w14:textId="77777777" w:rsidR="006A4E68" w:rsidRDefault="006A4E68">
            <w:pPr>
              <w:rPr>
                <w:rFonts w:cs="Calibri"/>
                <w:b/>
                <w:bCs/>
                <w:sz w:val="20"/>
                <w:szCs w:val="20"/>
              </w:rPr>
            </w:pPr>
            <w:r>
              <w:rPr>
                <w:rFonts w:cs="Calibri"/>
                <w:b/>
                <w:bCs/>
                <w:sz w:val="20"/>
                <w:szCs w:val="20"/>
              </w:rPr>
              <w:t> </w:t>
            </w:r>
          </w:p>
        </w:tc>
      </w:tr>
      <w:tr w:rsidR="006A4E68" w14:paraId="5A20D717"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C523CB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49EEF43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1CD33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E036B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79F81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D291AB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CF1B406"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F93F4BE" w14:textId="77777777" w:rsidR="006A4E68" w:rsidRDefault="006A4E68">
            <w:pPr>
              <w:rPr>
                <w:rFonts w:cs="Calibri"/>
                <w:b/>
                <w:bCs/>
                <w:sz w:val="20"/>
                <w:szCs w:val="20"/>
              </w:rPr>
            </w:pPr>
            <w:r>
              <w:rPr>
                <w:rFonts w:cs="Calibri"/>
                <w:b/>
                <w:bCs/>
                <w:sz w:val="20"/>
                <w:szCs w:val="20"/>
              </w:rPr>
              <w:t> </w:t>
            </w:r>
          </w:p>
        </w:tc>
      </w:tr>
      <w:tr w:rsidR="006A4E68" w14:paraId="76D9B265"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8E884CB"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4B3B27C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3770DF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04C0FA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101FB4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411725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C5C4783"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B304BD3" w14:textId="77777777" w:rsidR="006A4E68" w:rsidRDefault="006A4E68">
            <w:pPr>
              <w:rPr>
                <w:rFonts w:cs="Calibri"/>
                <w:b/>
                <w:bCs/>
                <w:sz w:val="20"/>
                <w:szCs w:val="20"/>
              </w:rPr>
            </w:pPr>
            <w:r>
              <w:rPr>
                <w:rFonts w:cs="Calibri"/>
                <w:b/>
                <w:bCs/>
                <w:sz w:val="20"/>
                <w:szCs w:val="20"/>
              </w:rPr>
              <w:t> </w:t>
            </w:r>
          </w:p>
        </w:tc>
      </w:tr>
      <w:tr w:rsidR="006A4E68" w14:paraId="2AD34C8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189DB73E"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58B8463"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462B30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97A6D6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8C3F72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EDCB9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DA75430"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7559F75" w14:textId="77777777" w:rsidR="006A4E68" w:rsidRDefault="006A4E68">
            <w:pPr>
              <w:rPr>
                <w:rFonts w:cs="Calibri"/>
                <w:b/>
                <w:bCs/>
                <w:sz w:val="20"/>
                <w:szCs w:val="20"/>
              </w:rPr>
            </w:pPr>
            <w:r>
              <w:rPr>
                <w:rFonts w:cs="Calibri"/>
                <w:b/>
                <w:bCs/>
                <w:sz w:val="20"/>
                <w:szCs w:val="20"/>
              </w:rPr>
              <w:t> </w:t>
            </w:r>
          </w:p>
        </w:tc>
      </w:tr>
      <w:tr w:rsidR="006A4E68" w14:paraId="36B6EB87"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072BCF28" w14:textId="77777777" w:rsidR="006A4E68" w:rsidRDefault="006A4E68">
            <w:pPr>
              <w:rPr>
                <w:rFonts w:cs="Calibri"/>
                <w:b/>
                <w:bCs/>
                <w:sz w:val="20"/>
                <w:szCs w:val="20"/>
              </w:rPr>
            </w:pPr>
            <w:r>
              <w:rPr>
                <w:rFonts w:cs="Calibri"/>
                <w:b/>
                <w:bCs/>
                <w:sz w:val="20"/>
                <w:szCs w:val="20"/>
              </w:rPr>
              <w:t>Prevalence of underweight children under 5 years of age</w:t>
            </w:r>
            <w:r>
              <w:rPr>
                <w:rFonts w:cs="Calibri"/>
                <w:b/>
                <w:bCs/>
                <w:sz w:val="20"/>
                <w:szCs w:val="20"/>
                <w:vertAlign w:val="superscript"/>
              </w:rPr>
              <w:t>d</w:t>
            </w:r>
          </w:p>
        </w:tc>
      </w:tr>
      <w:tr w:rsidR="006A4E68" w14:paraId="3AFA2437"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2766426"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2ECD1EF"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23E864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B2446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8F82CB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3D852F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CF338C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9D4FCFC" w14:textId="77777777" w:rsidR="006A4E68" w:rsidRDefault="006A4E68">
            <w:pPr>
              <w:rPr>
                <w:rFonts w:cs="Calibri"/>
                <w:b/>
                <w:bCs/>
                <w:sz w:val="20"/>
                <w:szCs w:val="20"/>
              </w:rPr>
            </w:pPr>
            <w:r>
              <w:rPr>
                <w:rFonts w:cs="Calibri"/>
                <w:b/>
                <w:bCs/>
                <w:sz w:val="20"/>
                <w:szCs w:val="20"/>
              </w:rPr>
              <w:t> </w:t>
            </w:r>
          </w:p>
        </w:tc>
      </w:tr>
      <w:tr w:rsidR="006A4E68" w14:paraId="6BC6E202"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294C359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6BAF982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6CC48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9BCE123"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E15D0F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5FF222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7CDD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E4F1ADF" w14:textId="77777777" w:rsidR="006A4E68" w:rsidRDefault="006A4E68">
            <w:pPr>
              <w:rPr>
                <w:rFonts w:cs="Calibri"/>
                <w:b/>
                <w:bCs/>
                <w:sz w:val="20"/>
                <w:szCs w:val="20"/>
              </w:rPr>
            </w:pPr>
            <w:r>
              <w:rPr>
                <w:rFonts w:cs="Calibri"/>
                <w:b/>
                <w:bCs/>
                <w:sz w:val="20"/>
                <w:szCs w:val="20"/>
              </w:rPr>
              <w:t> </w:t>
            </w:r>
          </w:p>
        </w:tc>
      </w:tr>
      <w:tr w:rsidR="006A4E68" w14:paraId="7CFDEEC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7D95073"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single" w:sz="4" w:space="0" w:color="auto"/>
              <w:left w:val="nil"/>
              <w:bottom w:val="single" w:sz="4" w:space="0" w:color="auto"/>
              <w:right w:val="nil"/>
            </w:tcBorders>
            <w:shd w:val="clear" w:color="auto" w:fill="auto"/>
            <w:vAlign w:val="center"/>
            <w:hideMark/>
          </w:tcPr>
          <w:p w14:paraId="76F0310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794DC6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4D89B76"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4D0C65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8552A6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764994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FCD2B2A" w14:textId="77777777" w:rsidR="006A4E68" w:rsidRDefault="006A4E68">
            <w:pPr>
              <w:rPr>
                <w:rFonts w:cs="Calibri"/>
                <w:b/>
                <w:bCs/>
                <w:sz w:val="20"/>
                <w:szCs w:val="20"/>
              </w:rPr>
            </w:pPr>
            <w:r>
              <w:rPr>
                <w:rFonts w:cs="Calibri"/>
                <w:b/>
                <w:bCs/>
                <w:sz w:val="20"/>
                <w:szCs w:val="20"/>
              </w:rPr>
              <w:t> </w:t>
            </w:r>
          </w:p>
        </w:tc>
      </w:tr>
      <w:tr w:rsidR="006A4E68" w14:paraId="2E1AC697"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4BF3B1D"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274B9F2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B24756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0B9B88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FE8FC6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827710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703A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FC545FC" w14:textId="77777777" w:rsidR="006A4E68" w:rsidRDefault="006A4E68">
            <w:pPr>
              <w:rPr>
                <w:rFonts w:cs="Calibri"/>
                <w:b/>
                <w:bCs/>
                <w:sz w:val="20"/>
                <w:szCs w:val="20"/>
              </w:rPr>
            </w:pPr>
            <w:r>
              <w:rPr>
                <w:rFonts w:cs="Calibri"/>
                <w:b/>
                <w:bCs/>
                <w:sz w:val="20"/>
                <w:szCs w:val="20"/>
              </w:rPr>
              <w:t> </w:t>
            </w:r>
          </w:p>
        </w:tc>
      </w:tr>
    </w:tbl>
    <w:p w14:paraId="3B459AC9" w14:textId="544153DD" w:rsidR="00382D87" w:rsidRPr="00EE5CE4" w:rsidRDefault="006A4E68" w:rsidP="00D751B3">
      <w:pPr>
        <w:pStyle w:val="BodyText"/>
        <w:keepNext/>
        <w:spacing w:after="0"/>
        <w:ind w:left="90" w:hanging="90"/>
        <w:rPr>
          <w:sz w:val="16"/>
        </w:rPr>
      </w:pPr>
      <w:r w:rsidRPr="00EE5CE4">
        <w:rPr>
          <w:sz w:val="16"/>
        </w:rPr>
        <w:t xml:space="preserve"> </w:t>
      </w:r>
      <w:r w:rsidR="00382D87" w:rsidRPr="00EE5CE4">
        <w:rPr>
          <w:sz w:val="16"/>
        </w:rPr>
        <w:t>n/a=not available, PPP=purchasing power parity, DEFF=design effect</w:t>
      </w:r>
    </w:p>
    <w:p w14:paraId="784FF7AB" w14:textId="77777777" w:rsidR="00382D87" w:rsidRPr="00EE5CE4" w:rsidRDefault="00382D87" w:rsidP="00D751B3">
      <w:pPr>
        <w:pStyle w:val="BodyText"/>
        <w:keepNext/>
        <w:spacing w:after="0"/>
        <w:ind w:left="90" w:hanging="90"/>
        <w:rPr>
          <w:sz w:val="16"/>
        </w:rPr>
      </w:pPr>
      <w:commentRangeStart w:id="743"/>
      <w:r w:rsidRPr="00EE5CE4">
        <w:rPr>
          <w:sz w:val="16"/>
        </w:rPr>
        <w:t>^ Results not statistically reliable, n&lt;30</w:t>
      </w:r>
      <w:commentRangeEnd w:id="743"/>
      <w:r w:rsidR="00B435DA">
        <w:rPr>
          <w:rStyle w:val="CommentReference"/>
        </w:rPr>
        <w:commentReference w:id="743"/>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proofErr w:type="gramStart"/>
      <w:r w:rsidR="00464FF9" w:rsidRPr="00464FF9">
        <w:rPr>
          <w:sz w:val="16"/>
        </w:rPr>
        <w:t>Non-response</w:t>
      </w:r>
      <w:proofErr w:type="gramEnd"/>
      <w:r w:rsidR="00464FF9" w:rsidRPr="00464FF9">
        <w:rPr>
          <w:sz w:val="16"/>
        </w:rPr>
        <w:t xml:space="preserv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endline. Therefore, a baseline value for the A-WEAI was calculated so that endline-baseline comparisons could be made.</w:t>
      </w:r>
    </w:p>
    <w:p w14:paraId="468D3CC9" w14:textId="77777777" w:rsidR="00753FF2" w:rsidRDefault="009576E8" w:rsidP="00382D87">
      <w:pPr>
        <w:pStyle w:val="BodyText"/>
        <w:spacing w:after="0"/>
        <w:ind w:left="90" w:hanging="90"/>
        <w:rPr>
          <w:sz w:val="16"/>
        </w:rPr>
      </w:pPr>
      <w:r>
        <w:rPr>
          <w:sz w:val="16"/>
          <w:vertAlign w:val="superscript"/>
        </w:rPr>
        <w:t>d</w:t>
      </w:r>
      <w:r w:rsidR="00382D87" w:rsidRPr="007F5805">
        <w:rPr>
          <w:sz w:val="16"/>
        </w:rPr>
        <w:t xml:space="preserve"> </w:t>
      </w:r>
      <w:r w:rsidR="00753FF2" w:rsidRPr="00753FF2">
        <w:rPr>
          <w:sz w:val="16"/>
        </w:rPr>
        <w:t>Estimates and the gendered household type disaggregate categories are based on de facto household members.</w:t>
      </w:r>
    </w:p>
    <w:p w14:paraId="4647D64C" w14:textId="66B19AD1"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FDDF8A" w14:textId="77777777" w:rsidR="002B455F" w:rsidRDefault="002B455F" w:rsidP="00382D87">
      <w:pPr>
        <w:pStyle w:val="BodyText"/>
        <w:spacing w:after="0"/>
        <w:ind w:left="90" w:hanging="90"/>
        <w:rPr>
          <w:sz w:val="16"/>
        </w:rPr>
      </w:pPr>
      <w:r w:rsidRPr="002B455F">
        <w:rPr>
          <w:sz w:val="16"/>
        </w:rPr>
        <w:t xml:space="preserve">Estimates and the gendered household type disaggregate categories are based on de jure household members, except where noted. </w:t>
      </w:r>
    </w:p>
    <w:p w14:paraId="21505017" w14:textId="127D53A0"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r w:rsidR="00A11DD1" w:rsidRPr="00A11DD1">
        <w:rPr>
          <w:sz w:val="16"/>
          <w:szCs w:val="16"/>
          <w:highlight w:val="yellow"/>
        </w:rPr>
        <w:t xml:space="preserve">endline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4" w:name="_Toc22897338"/>
      <w:bookmarkStart w:id="745" w:name="_Toc50719340"/>
      <w:bookmarkStart w:id="746" w:name="_Toc400542637"/>
      <w:bookmarkStart w:id="747" w:name="_Toc414874525"/>
      <w:r w:rsidRPr="005F2634">
        <w:t>A1.</w:t>
      </w:r>
      <w:r>
        <w:t>2.</w:t>
      </w:r>
      <w:r>
        <w:tab/>
        <w:t>Supplementary results tables</w:t>
      </w:r>
      <w:bookmarkEnd w:id="744"/>
      <w:bookmarkEnd w:id="745"/>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8" w:name="_Toc50719341"/>
      <w:bookmarkStart w:id="749" w:name="_Toc22897339"/>
      <w:r>
        <w:t>Chapter 2: Methodologies</w:t>
      </w:r>
      <w:bookmarkEnd w:id="748"/>
    </w:p>
    <w:p w14:paraId="6D188966" w14:textId="7C310E7C" w:rsidR="009C68F2" w:rsidRDefault="009C68F2" w:rsidP="009C68F2">
      <w:pPr>
        <w:pStyle w:val="Tabletitle"/>
        <w:keepLines/>
        <w:spacing w:before="240"/>
        <w:contextualSpacing/>
        <w:outlineLvl w:val="3"/>
      </w:pPr>
      <w:bookmarkStart w:id="750" w:name="_Toc50719207"/>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Endline ZOI Surveys</w:t>
      </w:r>
      <w:bookmarkEnd w:id="750"/>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 xml:space="preserve">Response </w:t>
            </w:r>
            <w:proofErr w:type="spellStart"/>
            <w:r w:rsidRPr="00683386">
              <w:rPr>
                <w:rFonts w:eastAsia="Times New Roman" w:cs="Calibri"/>
                <w:b/>
                <w:bCs/>
                <w:color w:val="FFFFFF"/>
                <w:sz w:val="20"/>
                <w:szCs w:val="20"/>
              </w:rPr>
              <w:t>rate</w:t>
            </w:r>
            <w:r w:rsidRPr="00683386">
              <w:rPr>
                <w:rFonts w:eastAsia="Times New Roman" w:cs="Calibri"/>
                <w:b/>
                <w:bCs/>
                <w:color w:val="FFFFFF"/>
                <w:sz w:val="20"/>
                <w:szCs w:val="20"/>
                <w:vertAlign w:val="superscript"/>
              </w:rPr>
              <w:t>a</w:t>
            </w:r>
            <w:proofErr w:type="spellEnd"/>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Endline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8095219" w:rsidR="009C68F2" w:rsidRPr="00683386" w:rsidRDefault="009E2432" w:rsidP="007E657A">
            <w:pPr>
              <w:widowControl/>
              <w:spacing w:line="240" w:lineRule="auto"/>
              <w:ind w:left="202"/>
              <w:rPr>
                <w:rFonts w:eastAsia="Times New Roman" w:cs="Calibri"/>
                <w:sz w:val="20"/>
                <w:szCs w:val="20"/>
              </w:rPr>
            </w:pPr>
            <w:r w:rsidRPr="009E2432">
              <w:rPr>
                <w:rFonts w:eastAsia="Times New Roman" w:cs="Calibri"/>
                <w:sz w:val="20"/>
                <w:szCs w:val="20"/>
              </w:rPr>
              <w:t>Number of eligible children whose caregiver was interviewed</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proofErr w:type="gramStart"/>
            <w:r w:rsidRPr="00683386">
              <w:rPr>
                <w:rFonts w:eastAsia="Times New Roman" w:cs="Calibri"/>
                <w:sz w:val="20"/>
                <w:szCs w:val="20"/>
              </w:rPr>
              <w:t>%)</w:t>
            </w:r>
            <w:r w:rsidRPr="00683386">
              <w:rPr>
                <w:rFonts w:eastAsia="Times New Roman" w:cs="Calibri"/>
                <w:sz w:val="20"/>
                <w:szCs w:val="20"/>
                <w:vertAlign w:val="superscript"/>
              </w:rPr>
              <w:t>b</w:t>
            </w:r>
            <w:proofErr w:type="gramEnd"/>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5962689"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w:t>
            </w:r>
            <w:r w:rsidR="009E2432">
              <w:rPr>
                <w:rFonts w:eastAsia="Times New Roman" w:cs="Calibri"/>
                <w:sz w:val="20"/>
                <w:szCs w:val="20"/>
              </w:rPr>
              <w:t>measured</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w:t>
      </w:r>
      <w:proofErr w:type="gramStart"/>
      <w:r w:rsidRPr="00A530EE">
        <w:rPr>
          <w:rFonts w:ascii="Gill Sans MT" w:hAnsi="Gill Sans MT"/>
          <w:sz w:val="16"/>
          <w:szCs w:val="16"/>
        </w:rPr>
        <w:t>is considered to be</w:t>
      </w:r>
      <w:proofErr w:type="gramEnd"/>
      <w:r w:rsidRPr="00A530EE">
        <w:rPr>
          <w:rFonts w:ascii="Gill Sans MT" w:hAnsi="Gill Sans MT"/>
          <w:sz w:val="16"/>
          <w:szCs w:val="16"/>
        </w:rPr>
        <w:t xml:space="preserv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w:t>
      </w:r>
      <w:proofErr w:type="gramStart"/>
      <w:r w:rsidRPr="00A530EE">
        <w:rPr>
          <w:rFonts w:ascii="Gill Sans MT" w:hAnsi="Gill Sans MT"/>
          <w:sz w:val="16"/>
          <w:szCs w:val="16"/>
        </w:rPr>
        <w:t>is considered to be</w:t>
      </w:r>
      <w:proofErr w:type="gramEnd"/>
      <w:r w:rsidRPr="00A530EE">
        <w:rPr>
          <w:rFonts w:ascii="Gill Sans MT" w:hAnsi="Gill Sans MT"/>
          <w:sz w:val="16"/>
          <w:szCs w:val="16"/>
        </w:rPr>
        <w:t xml:space="preserv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Pr>
          <w:rFonts w:ascii="Gill Sans MT" w:hAnsi="Gill Sans MT"/>
          <w:sz w:val="16"/>
          <w:szCs w:val="16"/>
          <w:highlight w:val="yellow"/>
        </w:rPr>
        <w:t>endline</w:t>
      </w:r>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1" w:name="_Toc50719342"/>
      <w:r>
        <w:t xml:space="preserve">Chapter 3: </w:t>
      </w:r>
      <w:bookmarkEnd w:id="749"/>
      <w:r>
        <w:t>Population in the ZOI</w:t>
      </w:r>
      <w:bookmarkEnd w:id="751"/>
    </w:p>
    <w:p w14:paraId="69E8182D" w14:textId="06F3DF43" w:rsidR="004A6861" w:rsidRPr="003019C5" w:rsidRDefault="004A6861" w:rsidP="003019C5">
      <w:pPr>
        <w:pStyle w:val="Tabletitle"/>
        <w:keepLines/>
        <w:spacing w:before="240"/>
        <w:contextualSpacing/>
        <w:outlineLvl w:val="3"/>
      </w:pPr>
      <w:bookmarkStart w:id="752" w:name="_Toc50719208"/>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Endline ZOI Survey</w:t>
      </w:r>
      <w:bookmarkEnd w:id="752"/>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household </w:t>
            </w:r>
            <w:proofErr w:type="spellStart"/>
            <w:r w:rsidRPr="008E1282">
              <w:rPr>
                <w:rFonts w:eastAsia="Times New Roman" w:cs="Times New Roman"/>
                <w:sz w:val="20"/>
                <w:szCs w:val="20"/>
              </w:rPr>
              <w:t>size</w:t>
            </w:r>
            <w:r w:rsidRPr="008E1282">
              <w:rPr>
                <w:rFonts w:eastAsia="Times New Roman" w:cs="Times New Roman"/>
                <w:sz w:val="20"/>
                <w:szCs w:val="20"/>
                <w:vertAlign w:val="superscript"/>
              </w:rPr>
              <w:t>a</w:t>
            </w:r>
            <w:proofErr w:type="spellEnd"/>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2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5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5 years of age or older (5-17 </w:t>
            </w:r>
            <w:proofErr w:type="gramStart"/>
            <w:r w:rsidRPr="008E1282">
              <w:rPr>
                <w:rFonts w:eastAsia="Times New Roman" w:cs="Times New Roman"/>
                <w:sz w:val="20"/>
                <w:szCs w:val="20"/>
              </w:rPr>
              <w:t>years)</w:t>
            </w:r>
            <w:r w:rsidRPr="008E1282">
              <w:rPr>
                <w:rFonts w:eastAsia="Times New Roman" w:cs="Times New Roman"/>
                <w:sz w:val="20"/>
                <w:szCs w:val="20"/>
                <w:vertAlign w:val="superscript"/>
              </w:rPr>
              <w:t>a</w:t>
            </w:r>
            <w:proofErr w:type="gramEnd"/>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youth (15-29 </w:t>
            </w:r>
            <w:proofErr w:type="gramStart"/>
            <w:r w:rsidRPr="008E1282">
              <w:rPr>
                <w:rFonts w:eastAsia="Times New Roman" w:cs="Times New Roman"/>
                <w:sz w:val="20"/>
                <w:szCs w:val="20"/>
              </w:rPr>
              <w:t>years)</w:t>
            </w:r>
            <w:r w:rsidRPr="008E1282">
              <w:rPr>
                <w:rFonts w:eastAsia="Times New Roman" w:cs="Times New Roman"/>
                <w:sz w:val="20"/>
                <w:szCs w:val="20"/>
                <w:vertAlign w:val="superscript"/>
              </w:rPr>
              <w:t>a</w:t>
            </w:r>
            <w:proofErr w:type="gramEnd"/>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women of reproductive age (15-49 </w:t>
            </w:r>
            <w:proofErr w:type="gramStart"/>
            <w:r w:rsidRPr="008E1282">
              <w:rPr>
                <w:rFonts w:eastAsia="Times New Roman" w:cs="Times New Roman"/>
                <w:sz w:val="20"/>
                <w:szCs w:val="20"/>
              </w:rPr>
              <w:t>years)</w:t>
            </w:r>
            <w:r w:rsidRPr="008E1282">
              <w:rPr>
                <w:rFonts w:eastAsia="Times New Roman" w:cs="Times New Roman"/>
                <w:sz w:val="20"/>
                <w:szCs w:val="20"/>
                <w:vertAlign w:val="superscript"/>
              </w:rPr>
              <w:t>a</w:t>
            </w:r>
            <w:proofErr w:type="gramEnd"/>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male household </w:t>
            </w:r>
            <w:proofErr w:type="spellStart"/>
            <w:proofErr w:type="gram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roofErr w:type="gramEnd"/>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female household </w:t>
            </w:r>
            <w:proofErr w:type="spellStart"/>
            <w:proofErr w:type="gram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roofErr w:type="gramEnd"/>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proofErr w:type="gramStart"/>
            <w:r w:rsidRPr="008E1282">
              <w:rPr>
                <w:rFonts w:eastAsia="Times New Roman" w:cs="Times New Roman"/>
                <w:sz w:val="20"/>
                <w:szCs w:val="20"/>
              </w:rPr>
              <w:t>%)</w:t>
            </w:r>
            <w:proofErr w:type="spellStart"/>
            <w:r w:rsidRPr="008E1282">
              <w:rPr>
                <w:rFonts w:eastAsia="Times New Roman" w:cs="Times New Roman"/>
                <w:sz w:val="20"/>
                <w:szCs w:val="20"/>
                <w:vertAlign w:val="superscript"/>
              </w:rPr>
              <w:t>a</w:t>
            </w:r>
            <w:proofErr w:type="gramEnd"/>
            <w:r w:rsidRPr="008E1282">
              <w:rPr>
                <w:rFonts w:eastAsia="Times New Roman" w:cs="Times New Roman"/>
                <w:sz w:val="20"/>
                <w:szCs w:val="20"/>
                <w:vertAlign w:val="superscript"/>
              </w:rPr>
              <w:t>,b</w:t>
            </w:r>
            <w:proofErr w:type="spellEnd"/>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proofErr w:type="gramStart"/>
            <w:r w:rsidRPr="008E1282">
              <w:rPr>
                <w:rFonts w:eastAsia="Times New Roman" w:cs="Times New Roman"/>
                <w:sz w:val="20"/>
                <w:szCs w:val="20"/>
              </w:rPr>
              <w:t>%)</w:t>
            </w:r>
            <w:proofErr w:type="spellStart"/>
            <w:r w:rsidRPr="008E1282">
              <w:rPr>
                <w:rFonts w:eastAsia="Times New Roman" w:cs="Times New Roman"/>
                <w:sz w:val="20"/>
                <w:szCs w:val="20"/>
                <w:vertAlign w:val="superscript"/>
              </w:rPr>
              <w:t>a</w:t>
            </w:r>
            <w:proofErr w:type="gramEnd"/>
            <w:r w:rsidRPr="008E1282">
              <w:rPr>
                <w:rFonts w:eastAsia="Times New Roman" w:cs="Times New Roman"/>
                <w:sz w:val="20"/>
                <w:szCs w:val="20"/>
                <w:vertAlign w:val="superscript"/>
              </w:rPr>
              <w:t>,b</w:t>
            </w:r>
            <w:proofErr w:type="spellEnd"/>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proofErr w:type="gramStart"/>
            <w:r w:rsidRPr="008E1282">
              <w:rPr>
                <w:rFonts w:eastAsia="Times New Roman" w:cs="Times New Roman"/>
                <w:b/>
                <w:bCs/>
                <w:sz w:val="20"/>
                <w:szCs w:val="20"/>
              </w:rPr>
              <w:t>%)</w:t>
            </w:r>
            <w:r w:rsidRPr="008E1282">
              <w:rPr>
                <w:rFonts w:eastAsia="Times New Roman" w:cs="Times New Roman"/>
                <w:b/>
                <w:bCs/>
                <w:sz w:val="20"/>
                <w:szCs w:val="20"/>
                <w:vertAlign w:val="superscript"/>
              </w:rPr>
              <w:t>c</w:t>
            </w:r>
            <w:proofErr w:type="gramEnd"/>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3"/>
      <w:r w:rsidRPr="00F36C92">
        <w:rPr>
          <w:sz w:val="16"/>
        </w:rPr>
        <w:t>^ Results not statistically reliable, n&lt;30</w:t>
      </w:r>
      <w:commentRangeEnd w:id="753"/>
      <w:r w:rsidR="00B435DA">
        <w:rPr>
          <w:rStyle w:val="CommentReference"/>
        </w:rPr>
        <w:commentReference w:id="753"/>
      </w:r>
    </w:p>
    <w:p w14:paraId="4901A8C1" w14:textId="42D4BE4E" w:rsidR="00F36C92" w:rsidRPr="00F36C92" w:rsidRDefault="00F36C92" w:rsidP="00F36C92">
      <w:pPr>
        <w:pStyle w:val="BodyText"/>
        <w:spacing w:after="0"/>
        <w:ind w:left="90" w:hanging="90"/>
        <w:rPr>
          <w:sz w:val="16"/>
        </w:rPr>
      </w:pPr>
      <w:proofErr w:type="spellStart"/>
      <w:proofErr w:type="gramStart"/>
      <w:r w:rsidRPr="00F36C92">
        <w:rPr>
          <w:sz w:val="16"/>
          <w:vertAlign w:val="superscript"/>
        </w:rPr>
        <w:t>a</w:t>
      </w:r>
      <w:proofErr w:type="spellEnd"/>
      <w:proofErr w:type="gramEnd"/>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4" w:name="_Toc50719209"/>
      <w:r w:rsidRPr="003019C5">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Endline Survey</w:t>
      </w:r>
      <w:bookmarkEnd w:id="754"/>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Economic </w:t>
            </w:r>
            <w:proofErr w:type="spellStart"/>
            <w:r w:rsidRPr="008E1282">
              <w:rPr>
                <w:rFonts w:eastAsia="Times New Roman" w:cs="Times New Roman"/>
                <w:b/>
                <w:bCs/>
                <w:sz w:val="20"/>
                <w:szCs w:val="20"/>
              </w:rPr>
              <w:t>activity</w:t>
            </w:r>
            <w:r w:rsidRPr="008E1282">
              <w:rPr>
                <w:rFonts w:eastAsia="Times New Roman" w:cs="Times New Roman"/>
                <w:b/>
                <w:bCs/>
                <w:sz w:val="20"/>
                <w:szCs w:val="20"/>
                <w:vertAlign w:val="superscript"/>
              </w:rPr>
              <w:t>b</w:t>
            </w:r>
            <w:proofErr w:type="spellEnd"/>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Participation in economic activity by </w:t>
            </w:r>
            <w:proofErr w:type="spellStart"/>
            <w:r w:rsidRPr="008E1282">
              <w:rPr>
                <w:rFonts w:eastAsia="Times New Roman" w:cs="Times New Roman"/>
                <w:b/>
                <w:bCs/>
                <w:sz w:val="20"/>
                <w:szCs w:val="20"/>
              </w:rPr>
              <w:t>type</w:t>
            </w:r>
            <w:r w:rsidRPr="008E1282">
              <w:rPr>
                <w:rFonts w:eastAsia="Times New Roman" w:cs="Times New Roman"/>
                <w:b/>
                <w:bCs/>
                <w:sz w:val="20"/>
                <w:szCs w:val="20"/>
                <w:vertAlign w:val="superscript"/>
              </w:rPr>
              <w:t>c</w:t>
            </w:r>
            <w:proofErr w:type="spellEnd"/>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5"/>
      <w:r w:rsidRPr="00F36C92">
        <w:rPr>
          <w:sz w:val="16"/>
        </w:rPr>
        <w:t>^ Results not statistically reliable, n&lt;30</w:t>
      </w:r>
      <w:commentRangeEnd w:id="755"/>
      <w:r w:rsidR="00B435DA">
        <w:rPr>
          <w:rStyle w:val="CommentReference"/>
        </w:rPr>
        <w:commentReference w:id="755"/>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0D5174D5" w14:textId="77777777" w:rsidR="00CE0FD2" w:rsidRDefault="00F36C92" w:rsidP="00CE0FD2">
      <w:pPr>
        <w:pStyle w:val="BodyText"/>
        <w:spacing w:after="0"/>
        <w:ind w:left="90" w:right="1440" w:hanging="90"/>
        <w:rPr>
          <w:sz w:val="16"/>
        </w:rPr>
      </w:pPr>
      <w:r w:rsidRPr="00F36C92">
        <w:rPr>
          <w:sz w:val="16"/>
        </w:rPr>
        <w:t>Note</w:t>
      </w:r>
      <w:r w:rsidR="00F85BDD">
        <w:rPr>
          <w:sz w:val="16"/>
        </w:rPr>
        <w:t>s</w:t>
      </w:r>
      <w:r w:rsidRPr="00F36C92">
        <w:rPr>
          <w:sz w:val="16"/>
        </w:rPr>
        <w:t xml:space="preserve">: </w:t>
      </w:r>
    </w:p>
    <w:p w14:paraId="4E1430A3" w14:textId="08CBCBAE" w:rsidR="00CE0FD2" w:rsidRPr="00F36C92" w:rsidRDefault="00CE0FD2" w:rsidP="00CE0FD2">
      <w:pPr>
        <w:pStyle w:val="BodyText"/>
        <w:spacing w:after="0"/>
        <w:ind w:left="90" w:right="1440" w:hanging="90"/>
        <w:rPr>
          <w:sz w:val="16"/>
        </w:rPr>
      </w:pPr>
      <w:r w:rsidRPr="00F36C92">
        <w:rPr>
          <w:sz w:val="16"/>
        </w:rPr>
        <w:t>Estimates are sample-weighted; numbers of observations are unweighted.</w:t>
      </w:r>
    </w:p>
    <w:p w14:paraId="32AF66B2" w14:textId="779AB015" w:rsidR="001548D2" w:rsidRDefault="001548D2" w:rsidP="001548D2">
      <w:pPr>
        <w:pStyle w:val="BodyText"/>
        <w:spacing w:after="0"/>
        <w:ind w:right="1440"/>
        <w:rPr>
          <w:sz w:val="16"/>
        </w:rPr>
      </w:pPr>
      <w:r w:rsidRPr="001548D2">
        <w:rPr>
          <w:sz w:val="16"/>
        </w:rPr>
        <w:t>Estimates are based on primary adult female decisionmakers who are de jure household members.</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2123BA">
        <w:rPr>
          <w:sz w:val="16"/>
          <w:highlight w:val="yellow"/>
        </w:rPr>
        <w:t>endline</w:t>
      </w:r>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6" w:name="_Toc22897340"/>
      <w:bookmarkStart w:id="757" w:name="_Toc50719343"/>
      <w:r>
        <w:t xml:space="preserve">Chapter 4: </w:t>
      </w:r>
      <w:bookmarkEnd w:id="756"/>
      <w:r>
        <w:t>Household economic status</w:t>
      </w:r>
      <w:bookmarkEnd w:id="757"/>
    </w:p>
    <w:p w14:paraId="551827F5" w14:textId="1AB17AAF" w:rsidR="004F3EDA" w:rsidRPr="003019C5" w:rsidRDefault="004F3EDA" w:rsidP="003019C5">
      <w:pPr>
        <w:pStyle w:val="Tabletitle"/>
        <w:keepLines/>
        <w:spacing w:before="240"/>
        <w:contextualSpacing/>
        <w:outlineLvl w:val="3"/>
      </w:pPr>
      <w:bookmarkStart w:id="758" w:name="_Toc50719210"/>
      <w:r w:rsidRPr="003019C5">
        <w:t>Table A</w:t>
      </w:r>
      <w:r w:rsidR="0022115E">
        <w:t>1.</w:t>
      </w:r>
      <w:r w:rsidRPr="003019C5">
        <w:t xml:space="preserve">4.1.1: Comparison of Average Consumption Shortfall of the </w:t>
      </w:r>
      <w:r w:rsidR="00425409">
        <w:t xml:space="preserve">Poor </w:t>
      </w:r>
      <w:r w:rsidR="00425409" w:rsidRPr="00425409">
        <w:t>at the USD $1.25 (2005 PPP) Per Person Per Day Threshold in the Phase One ZOI</w:t>
      </w:r>
      <w:r w:rsidRPr="003019C5">
        <w:t xml:space="preserve">, USD (2005 PPP), in Total and by Selected Household Characteristics, Feed the Future </w:t>
      </w:r>
      <w:r w:rsidR="00160DC3">
        <w:t>Phase One</w:t>
      </w:r>
      <w:r w:rsidRPr="003019C5">
        <w:t xml:space="preserve"> Baseline and Endline ZOI Surveys</w:t>
      </w:r>
      <w:bookmarkEnd w:id="758"/>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A0621A">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A0621A">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A0621A">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A0621A">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A0621A">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A0621A">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A0621A">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A0621A">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A0621A">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A0621A">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A0621A">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A0621A">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59"/>
      <w:r w:rsidRPr="004F3EDA">
        <w:rPr>
          <w:sz w:val="16"/>
        </w:rPr>
        <w:t>^ Results not statistically reliable, n&lt;30</w:t>
      </w:r>
      <w:commentRangeEnd w:id="759"/>
      <w:r w:rsidR="00B435DA">
        <w:rPr>
          <w:rStyle w:val="CommentReference"/>
        </w:rPr>
        <w:commentReference w:id="759"/>
      </w:r>
    </w:p>
    <w:p w14:paraId="74BEC0E0" w14:textId="3E1371AC"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5E88F9CC"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6C98A219" w:rsidR="004F3EDA" w:rsidRPr="003019C5" w:rsidRDefault="004F3EDA" w:rsidP="003019C5">
      <w:pPr>
        <w:pStyle w:val="Tabletitle"/>
        <w:keepLines/>
        <w:spacing w:before="240"/>
        <w:contextualSpacing/>
        <w:outlineLvl w:val="3"/>
      </w:pPr>
      <w:bookmarkStart w:id="760" w:name="_Toc50719211"/>
      <w:r w:rsidRPr="003019C5">
        <w:t>Table A</w:t>
      </w:r>
      <w:r w:rsidR="0022115E">
        <w:t>1.</w:t>
      </w:r>
      <w:r w:rsidRPr="003019C5">
        <w:t xml:space="preserve">4.1.2: Comparison of Average Consumption Shortfall of the Poor </w:t>
      </w:r>
      <w:r w:rsidR="00425409" w:rsidRPr="00425409">
        <w:t>at the USD $1.25 (2005 PPP) Per Person Per Day Threshold in the Phase One ZOI</w:t>
      </w:r>
      <w:r w:rsidRPr="003019C5">
        <w:t xml:space="preserve">, Percent of Poverty Line, in Total and by Selected Household Characteristics, Feed the Future </w:t>
      </w:r>
      <w:r w:rsidR="00160DC3">
        <w:t>Phase One</w:t>
      </w:r>
      <w:r w:rsidRPr="003019C5">
        <w:t xml:space="preserve"> Baseline and Endline ZOI Surveys</w:t>
      </w:r>
      <w:bookmarkEnd w:id="760"/>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w:t>
            </w:r>
            <w:proofErr w:type="gramStart"/>
            <w:r w:rsidR="009071CA" w:rsidRPr="000D47E7">
              <w:rPr>
                <w:rFonts w:eastAsia="Times New Roman" w:cs="Times New Roman"/>
                <w:b/>
                <w:bCs/>
                <w:color w:val="FFFFFF"/>
                <w:sz w:val="20"/>
                <w:szCs w:val="20"/>
              </w:rPr>
              <w:t>of</w:t>
            </w:r>
            <w:proofErr w:type="gramEnd"/>
            <w:r w:rsidR="009071CA" w:rsidRPr="000D47E7">
              <w:rPr>
                <w:rFonts w:eastAsia="Times New Roman" w:cs="Times New Roman"/>
                <w:b/>
                <w:bCs/>
                <w:color w:val="FFFFFF"/>
                <w:sz w:val="20"/>
                <w:szCs w:val="20"/>
              </w:rPr>
              <w:t xml:space="preserve">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w:t>
            </w:r>
            <w:proofErr w:type="gramStart"/>
            <w:r w:rsidR="009071CA" w:rsidRPr="000D47E7">
              <w:rPr>
                <w:rFonts w:eastAsia="Times New Roman" w:cs="Times New Roman"/>
                <w:b/>
                <w:bCs/>
                <w:color w:val="FFFFFF"/>
                <w:sz w:val="20"/>
                <w:szCs w:val="20"/>
              </w:rPr>
              <w:t>of</w:t>
            </w:r>
            <w:proofErr w:type="gramEnd"/>
            <w:r w:rsidR="009071CA" w:rsidRPr="000D47E7">
              <w:rPr>
                <w:rFonts w:eastAsia="Times New Roman" w:cs="Times New Roman"/>
                <w:b/>
                <w:bCs/>
                <w:color w:val="FFFFFF"/>
                <w:sz w:val="20"/>
                <w:szCs w:val="20"/>
              </w:rPr>
              <w:t xml:space="preserve">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A0621A">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A0621A">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A0621A">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A0621A">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A0621A">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A0621A">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A0621A">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A0621A">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A0621A">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A0621A">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A0621A">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A0621A">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1"/>
      <w:r w:rsidRPr="004F3EDA">
        <w:rPr>
          <w:sz w:val="16"/>
        </w:rPr>
        <w:t>^ Results not statistically reliable, n&lt;30</w:t>
      </w:r>
      <w:commentRangeEnd w:id="761"/>
      <w:r w:rsidR="00B435DA">
        <w:rPr>
          <w:rStyle w:val="CommentReference"/>
        </w:rPr>
        <w:commentReference w:id="761"/>
      </w:r>
    </w:p>
    <w:p w14:paraId="1E20756C" w14:textId="1BB18DE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0BD73243"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49F6AF8F" w:rsidR="004F3EDA" w:rsidRDefault="004F3EDA" w:rsidP="003019C5">
      <w:pPr>
        <w:pStyle w:val="Tabletitle"/>
        <w:keepLines/>
        <w:spacing w:before="240"/>
        <w:contextualSpacing/>
        <w:outlineLvl w:val="3"/>
      </w:pPr>
      <w:bookmarkStart w:id="762" w:name="_Toc50719212"/>
      <w:r w:rsidRPr="003019C5">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w:t>
      </w:r>
      <w:r w:rsidR="00E43441">
        <w:t>in [Year LCU]</w:t>
      </w:r>
      <w:r w:rsidRPr="003019C5">
        <w:t xml:space="preserve">, in Total and by Selected Household Characteristics, Feed the Future </w:t>
      </w:r>
      <w:r w:rsidR="00160DC3">
        <w:t>Phase One</w:t>
      </w:r>
      <w:r w:rsidRPr="003019C5">
        <w:t xml:space="preserve"> Baseline and Endline ZOI Surveys</w:t>
      </w:r>
      <w:bookmarkEnd w:id="762"/>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38489853" w14:textId="644E8968"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40F08B8B" w14:textId="2B6672A2"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A0621A">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A0621A">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A0621A">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A0621A">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A0621A">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A0621A">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A0621A">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A0621A">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A0621A">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A0621A">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A0621A">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A0621A">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3"/>
      <w:r w:rsidRPr="004F3EDA">
        <w:rPr>
          <w:sz w:val="16"/>
        </w:rPr>
        <w:t>^ Results not statistically reliable, n&lt;30</w:t>
      </w:r>
      <w:commentRangeEnd w:id="763"/>
      <w:r w:rsidR="00B435DA">
        <w:rPr>
          <w:rStyle w:val="CommentReference"/>
        </w:rPr>
        <w:commentReference w:id="763"/>
      </w:r>
    </w:p>
    <w:p w14:paraId="5848599A" w14:textId="7DBDCA7F"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2586EBC2"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4" w:name="_Toc50719213"/>
      <w:r w:rsidRPr="003019C5">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4"/>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w:t>
            </w:r>
            <w:proofErr w:type="gramStart"/>
            <w:r w:rsidRPr="000D47E7">
              <w:rPr>
                <w:rFonts w:eastAsia="Times New Roman" w:cs="Times New Roman"/>
                <w:b/>
                <w:bCs/>
                <w:color w:val="FFFFFF"/>
                <w:sz w:val="20"/>
                <w:szCs w:val="20"/>
              </w:rPr>
              <w:t>of</w:t>
            </w:r>
            <w:proofErr w:type="gramEnd"/>
            <w:r w:rsidRPr="000D47E7">
              <w:rPr>
                <w:rFonts w:eastAsia="Times New Roman" w:cs="Times New Roman"/>
                <w:b/>
                <w:bCs/>
                <w:color w:val="FFFFFF"/>
                <w:sz w:val="20"/>
                <w:szCs w:val="20"/>
              </w:rPr>
              <w:t xml:space="preserve">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w:t>
            </w:r>
            <w:proofErr w:type="gramStart"/>
            <w:r w:rsidRPr="000D47E7">
              <w:rPr>
                <w:rFonts w:eastAsia="Times New Roman" w:cs="Times New Roman"/>
                <w:b/>
                <w:bCs/>
                <w:color w:val="FFFFFF"/>
                <w:sz w:val="20"/>
                <w:szCs w:val="20"/>
              </w:rPr>
              <w:t>of</w:t>
            </w:r>
            <w:proofErr w:type="gramEnd"/>
            <w:r w:rsidRPr="000D47E7">
              <w:rPr>
                <w:rFonts w:eastAsia="Times New Roman" w:cs="Times New Roman"/>
                <w:b/>
                <w:bCs/>
                <w:color w:val="FFFFFF"/>
                <w:sz w:val="20"/>
                <w:szCs w:val="20"/>
              </w:rPr>
              <w:t xml:space="preserve">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A0621A">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A0621A">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A0621A">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A0621A">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A0621A">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A0621A">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A0621A">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A0621A">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A0621A">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A0621A">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A0621A">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A0621A">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5"/>
      <w:r w:rsidRPr="004F3EDA">
        <w:rPr>
          <w:sz w:val="16"/>
        </w:rPr>
        <w:t>^ Results not statistically reliable, n&lt;30</w:t>
      </w:r>
      <w:commentRangeEnd w:id="765"/>
      <w:r w:rsidR="00B435DA">
        <w:rPr>
          <w:rStyle w:val="CommentReference"/>
        </w:rPr>
        <w:commentReference w:id="765"/>
      </w:r>
    </w:p>
    <w:p w14:paraId="23988DEC" w14:textId="41ED8190"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7AB8E4A9"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03D0C68E" w:rsidR="004F3EDA" w:rsidRDefault="004F3EDA" w:rsidP="003019C5">
      <w:pPr>
        <w:pStyle w:val="Tabletitle"/>
        <w:keepLines/>
        <w:spacing w:before="240"/>
        <w:contextualSpacing/>
        <w:outlineLvl w:val="3"/>
      </w:pPr>
      <w:bookmarkStart w:id="766" w:name="_Toc50719214"/>
      <w:r w:rsidRPr="003019C5">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w:t>
      </w:r>
      <w:r w:rsidR="00E33F46">
        <w:t>in [Year LCU]</w:t>
      </w:r>
      <w:r w:rsidRPr="003019C5">
        <w:t xml:space="preserve">, in Total and by Selected Household Characteristics, Feed the Future </w:t>
      </w:r>
      <w:r w:rsidR="00160DC3">
        <w:t>Phase One</w:t>
      </w:r>
      <w:r w:rsidRPr="003019C5">
        <w:t xml:space="preserve"> Baseline and Endline ZOI Surveys</w:t>
      </w:r>
      <w:bookmarkEnd w:id="766"/>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3800BBB0" w14:textId="3CD8472A"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743D4834" w14:textId="336D4460"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A0621A">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A0621A">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A0621A">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A0621A">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A0621A">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A0621A">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A0621A">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A0621A">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A0621A">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A0621A">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A0621A">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A0621A">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7"/>
      <w:r w:rsidRPr="004F3EDA">
        <w:rPr>
          <w:sz w:val="16"/>
        </w:rPr>
        <w:t>^ Results not statistically reliable, n&lt;30</w:t>
      </w:r>
      <w:commentRangeEnd w:id="767"/>
      <w:r w:rsidR="00B435DA">
        <w:rPr>
          <w:rStyle w:val="CommentReference"/>
        </w:rPr>
        <w:commentReference w:id="767"/>
      </w:r>
    </w:p>
    <w:p w14:paraId="0EAA9F19" w14:textId="6F0FD849"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6F6016EB"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8" w:name="_Toc50719215"/>
      <w:r w:rsidRPr="003019C5">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8"/>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w:t>
            </w:r>
            <w:proofErr w:type="gramStart"/>
            <w:r w:rsidRPr="000D47E7">
              <w:rPr>
                <w:rFonts w:eastAsia="Times New Roman" w:cs="Times New Roman"/>
                <w:b/>
                <w:bCs/>
                <w:color w:val="FFFFFF"/>
                <w:sz w:val="20"/>
                <w:szCs w:val="20"/>
              </w:rPr>
              <w:t>of</w:t>
            </w:r>
            <w:proofErr w:type="gramEnd"/>
            <w:r w:rsidRPr="000D47E7">
              <w:rPr>
                <w:rFonts w:eastAsia="Times New Roman" w:cs="Times New Roman"/>
                <w:b/>
                <w:bCs/>
                <w:color w:val="FFFFFF"/>
                <w:sz w:val="20"/>
                <w:szCs w:val="20"/>
              </w:rPr>
              <w:t xml:space="preserve">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w:t>
            </w:r>
            <w:proofErr w:type="gramStart"/>
            <w:r w:rsidRPr="000D47E7">
              <w:rPr>
                <w:rFonts w:eastAsia="Times New Roman" w:cs="Times New Roman"/>
                <w:b/>
                <w:bCs/>
                <w:color w:val="FFFFFF"/>
                <w:sz w:val="20"/>
                <w:szCs w:val="20"/>
              </w:rPr>
              <w:t>of</w:t>
            </w:r>
            <w:proofErr w:type="gramEnd"/>
            <w:r w:rsidRPr="000D47E7">
              <w:rPr>
                <w:rFonts w:eastAsia="Times New Roman" w:cs="Times New Roman"/>
                <w:b/>
                <w:bCs/>
                <w:color w:val="FFFFFF"/>
                <w:sz w:val="20"/>
                <w:szCs w:val="20"/>
              </w:rPr>
              <w:t xml:space="preserve">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A0621A">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A0621A">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A0621A">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A0621A">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A0621A">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A0621A">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A0621A">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A0621A">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A0621A">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A0621A">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A0621A">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A0621A">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69"/>
      <w:r w:rsidRPr="004F3EDA">
        <w:rPr>
          <w:sz w:val="16"/>
        </w:rPr>
        <w:t>^ Results not statistically reliable, n&lt;30</w:t>
      </w:r>
      <w:commentRangeEnd w:id="769"/>
      <w:r w:rsidR="00B435DA">
        <w:rPr>
          <w:rStyle w:val="CommentReference"/>
        </w:rPr>
        <w:commentReference w:id="769"/>
      </w:r>
    </w:p>
    <w:p w14:paraId="588A7927" w14:textId="0A02456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26F5E6EB" w14:textId="074F32DA"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sidR="00763537">
        <w:rPr>
          <w:sz w:val="16"/>
        </w:rPr>
        <w:t xml:space="preserve">calculated using </w:t>
      </w:r>
      <w:r w:rsidRPr="004F3EDA">
        <w:rPr>
          <w:sz w:val="16"/>
        </w:rPr>
        <w:t xml:space="preserve">de jure </w:t>
      </w:r>
      <w:r>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0" w:name="_Toc22897341"/>
      <w:bookmarkStart w:id="771" w:name="_Toc50719344"/>
      <w:r>
        <w:t xml:space="preserve">Chapter 5: </w:t>
      </w:r>
      <w:r w:rsidR="00B510C1">
        <w:t>A-WEAI</w:t>
      </w:r>
      <w:bookmarkEnd w:id="770"/>
      <w:bookmarkEnd w:id="771"/>
    </w:p>
    <w:p w14:paraId="359E118F" w14:textId="58E11168" w:rsidR="00B510C1" w:rsidRPr="003019C5" w:rsidRDefault="00B510C1" w:rsidP="003019C5">
      <w:pPr>
        <w:pStyle w:val="Tabletitle"/>
        <w:keepLines/>
        <w:spacing w:before="240"/>
        <w:contextualSpacing/>
        <w:outlineLvl w:val="3"/>
      </w:pPr>
      <w:bookmarkStart w:id="772" w:name="_Toc50719216"/>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Endline ZOI Surveys</w:t>
      </w:r>
      <w:bookmarkEnd w:id="772"/>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c</w:t>
            </w:r>
            <w:proofErr w:type="spellEnd"/>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proofErr w:type="spellStart"/>
            <w:proofErr w:type="gramStart"/>
            <w:r w:rsidRPr="006048BD">
              <w:rPr>
                <w:rFonts w:eastAsia="Times New Roman" w:cs="Times New Roman"/>
                <w:b/>
                <w:bCs/>
                <w:color w:val="FFFFFF"/>
                <w:sz w:val="20"/>
                <w:szCs w:val="20"/>
                <w:vertAlign w:val="superscript"/>
              </w:rPr>
              <w:t>a,b</w:t>
            </w:r>
            <w:proofErr w:type="spellEnd"/>
            <w:proofErr w:type="gramEnd"/>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roofErr w:type="spellStart"/>
            <w:proofErr w:type="gramStart"/>
            <w:r w:rsidRPr="006048BD">
              <w:rPr>
                <w:rFonts w:eastAsia="Times New Roman" w:cs="Times New Roman"/>
                <w:b/>
                <w:bCs/>
                <w:color w:val="FFFFFF"/>
                <w:sz w:val="20"/>
                <w:szCs w:val="20"/>
                <w:vertAlign w:val="superscript"/>
              </w:rPr>
              <w:t>a,b</w:t>
            </w:r>
            <w:proofErr w:type="spellEnd"/>
            <w:proofErr w:type="gramEnd"/>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roofErr w:type="spellEnd"/>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A0621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A0621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A0621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A0621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A0621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A0621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A0621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A0621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A0621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A0621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A0621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A0621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A0621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A0621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A0621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A0621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AF0003">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AF0003">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450319">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450319">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450319">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450319">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450319">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450319">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3"/>
      <w:r w:rsidRPr="00001529">
        <w:rPr>
          <w:sz w:val="16"/>
        </w:rPr>
        <w:t>^ Results not statistically reliable, n&lt;30</w:t>
      </w:r>
      <w:commentRangeEnd w:id="773"/>
      <w:r w:rsidR="00B435DA">
        <w:rPr>
          <w:rStyle w:val="CommentReference"/>
        </w:rPr>
        <w:commentReference w:id="773"/>
      </w:r>
    </w:p>
    <w:p w14:paraId="76E94D6D" w14:textId="77777777" w:rsidR="00F36C92" w:rsidRDefault="00F36C92" w:rsidP="001527CC">
      <w:pPr>
        <w:pStyle w:val="BodyText"/>
        <w:spacing w:after="0"/>
        <w:ind w:left="90" w:hanging="90"/>
        <w:rPr>
          <w:sz w:val="16"/>
        </w:rPr>
      </w:pPr>
      <w:proofErr w:type="spellStart"/>
      <w:proofErr w:type="gramStart"/>
      <w:r w:rsidRPr="00001529">
        <w:rPr>
          <w:sz w:val="16"/>
          <w:vertAlign w:val="superscript"/>
        </w:rPr>
        <w:t>a</w:t>
      </w:r>
      <w:proofErr w:type="spellEnd"/>
      <w:proofErr w:type="gramEnd"/>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endline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4" w:name="_Toc50719217"/>
      <w:r w:rsidRPr="00F3646C">
        <w:t>Table A</w:t>
      </w:r>
      <w:r w:rsidR="009A6920">
        <w:t>1.</w:t>
      </w:r>
      <w:r w:rsidRPr="00F3646C">
        <w:t>5.2: Comparison of Participation in Activities, by Sex, Feed the Future Phase One Baseline and Endline ZOI Surveys</w:t>
      </w:r>
      <w:bookmarkEnd w:id="774"/>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Endline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proofErr w:type="spellStart"/>
            <w:r w:rsidRPr="00F3646C">
              <w:rPr>
                <w:rFonts w:eastAsia="Times New Roman" w:cs="Calibri"/>
                <w:b/>
                <w:bCs/>
                <w:color w:val="FFFFFF"/>
                <w:sz w:val="20"/>
                <w:szCs w:val="20"/>
              </w:rPr>
              <w:t>value</w:t>
            </w:r>
            <w:r w:rsidRPr="00F3646C">
              <w:rPr>
                <w:rFonts w:eastAsia="Times New Roman" w:cs="Calibri"/>
                <w:b/>
                <w:bCs/>
                <w:color w:val="FFFFFF"/>
                <w:sz w:val="20"/>
                <w:szCs w:val="20"/>
                <w:vertAlign w:val="superscript"/>
              </w:rPr>
              <w:t>a</w:t>
            </w:r>
            <w:proofErr w:type="spellEnd"/>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roofErr w:type="spellEnd"/>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roofErr w:type="spellEnd"/>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 xml:space="preserve">Domestic work (fetching food and </w:t>
            </w:r>
            <w:proofErr w:type="gramStart"/>
            <w:r w:rsidRPr="00F3646C">
              <w:rPr>
                <w:rFonts w:eastAsia="Times New Roman" w:cs="Calibri"/>
                <w:sz w:val="20"/>
                <w:szCs w:val="20"/>
              </w:rPr>
              <w:t>water)</w:t>
            </w:r>
            <w:r w:rsidRPr="00F3646C">
              <w:rPr>
                <w:rFonts w:eastAsia="Times New Roman" w:cs="Calibri"/>
                <w:sz w:val="20"/>
                <w:szCs w:val="20"/>
                <w:vertAlign w:val="superscript"/>
              </w:rPr>
              <w:t>d</w:t>
            </w:r>
            <w:proofErr w:type="gramEnd"/>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Commuting (for work or </w:t>
            </w:r>
            <w:proofErr w:type="gramStart"/>
            <w:r w:rsidRPr="00F3646C">
              <w:rPr>
                <w:rFonts w:eastAsia="Times New Roman" w:cs="Calibri"/>
                <w:sz w:val="20"/>
                <w:szCs w:val="20"/>
              </w:rPr>
              <w:t>school)</w:t>
            </w:r>
            <w:r w:rsidRPr="00F3646C">
              <w:rPr>
                <w:rFonts w:eastAsia="Times New Roman" w:cs="Calibri"/>
                <w:sz w:val="20"/>
                <w:szCs w:val="20"/>
                <w:vertAlign w:val="superscript"/>
              </w:rPr>
              <w:t>d</w:t>
            </w:r>
            <w:proofErr w:type="gramEnd"/>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roofErr w:type="spellEnd"/>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 xml:space="preserve">Domestic work (fetching food and </w:t>
            </w:r>
            <w:proofErr w:type="gramStart"/>
            <w:r w:rsidRPr="00F3646C">
              <w:rPr>
                <w:rFonts w:eastAsia="Times New Roman" w:cs="Calibri"/>
                <w:sz w:val="20"/>
                <w:szCs w:val="20"/>
              </w:rPr>
              <w:t>water)</w:t>
            </w:r>
            <w:r w:rsidRPr="00F3646C">
              <w:rPr>
                <w:rFonts w:eastAsia="Times New Roman" w:cs="Calibri"/>
                <w:sz w:val="20"/>
                <w:szCs w:val="20"/>
                <w:vertAlign w:val="superscript"/>
              </w:rPr>
              <w:t>d</w:t>
            </w:r>
            <w:proofErr w:type="gramEnd"/>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Commuting (for work or </w:t>
            </w:r>
            <w:proofErr w:type="gramStart"/>
            <w:r w:rsidRPr="00F3646C">
              <w:rPr>
                <w:rFonts w:eastAsia="Times New Roman" w:cs="Calibri"/>
                <w:sz w:val="20"/>
                <w:szCs w:val="20"/>
              </w:rPr>
              <w:t>school)</w:t>
            </w:r>
            <w:r w:rsidRPr="00F3646C">
              <w:rPr>
                <w:rFonts w:eastAsia="Times New Roman" w:cs="Calibri"/>
                <w:sz w:val="20"/>
                <w:szCs w:val="20"/>
                <w:vertAlign w:val="superscript"/>
              </w:rPr>
              <w:t>d</w:t>
            </w:r>
            <w:proofErr w:type="gramEnd"/>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endline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proofErr w:type="spellStart"/>
      <w:r w:rsidRPr="00F3646C">
        <w:rPr>
          <w:rFonts w:eastAsia="Times New Roman" w:cs="Calibri"/>
          <w:sz w:val="16"/>
          <w:szCs w:val="16"/>
          <w:vertAlign w:val="superscript"/>
        </w:rPr>
        <w:t>e</w:t>
      </w:r>
      <w:proofErr w:type="spellEnd"/>
      <w:r w:rsidRPr="00F3646C">
        <w:rPr>
          <w:rFonts w:eastAsia="Times New Roman" w:cs="Calibri"/>
          <w:sz w:val="16"/>
          <w:szCs w:val="16"/>
          <w:vertAlign w:val="superscript"/>
        </w:rPr>
        <w:t xml:space="preserv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5" w:name="_Toc50719218"/>
      <w:r w:rsidRPr="009868B1">
        <w:t>Table A</w:t>
      </w:r>
      <w:r w:rsidR="009A6920">
        <w:t>1.</w:t>
      </w:r>
      <w:r w:rsidRPr="009868B1">
        <w:t>5.3: Comparison of Mean Hours Devoted to Activities, by Sex, Feed the Future Phase One Baseline and Endline ZOI Surveys</w:t>
      </w:r>
      <w:bookmarkEnd w:id="775"/>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w:t>
            </w:r>
            <w:proofErr w:type="spellStart"/>
            <w:proofErr w:type="gramStart"/>
            <w:r w:rsidRPr="00B86C54">
              <w:rPr>
                <w:rFonts w:eastAsia="Times New Roman" w:cs="Calibri"/>
                <w:b/>
                <w:bCs/>
                <w:color w:val="FFFFFF"/>
                <w:sz w:val="20"/>
                <w:szCs w:val="20"/>
              </w:rPr>
              <w:t>hours:minutes</w:t>
            </w:r>
            <w:proofErr w:type="spellEnd"/>
            <w:proofErr w:type="gramEnd"/>
            <w:r w:rsidRPr="00B86C54">
              <w:rPr>
                <w:rFonts w:eastAsia="Times New Roman" w:cs="Calibri"/>
                <w:b/>
                <w:bCs/>
                <w:color w:val="FFFFFF"/>
                <w:sz w:val="20"/>
                <w:szCs w:val="20"/>
              </w:rPr>
              <w:t>)</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Endline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w:t>
            </w:r>
            <w:proofErr w:type="spellStart"/>
            <w:r w:rsidRPr="00B86C54">
              <w:rPr>
                <w:rFonts w:eastAsia="Times New Roman" w:cs="Calibri"/>
                <w:b/>
                <w:bCs/>
                <w:color w:val="FFFFFF"/>
                <w:sz w:val="20"/>
                <w:szCs w:val="20"/>
              </w:rPr>
              <w:t>value</w:t>
            </w:r>
            <w:r w:rsidRPr="00B86C54">
              <w:rPr>
                <w:rFonts w:eastAsia="Times New Roman" w:cs="Calibri"/>
                <w:b/>
                <w:bCs/>
                <w:color w:val="FFFFFF"/>
                <w:sz w:val="20"/>
                <w:szCs w:val="20"/>
                <w:vertAlign w:val="superscript"/>
              </w:rPr>
              <w:t>a</w:t>
            </w:r>
            <w:proofErr w:type="spellEnd"/>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roofErr w:type="spellEnd"/>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roofErr w:type="spellEnd"/>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 xml:space="preserve">Domestic work (fetching food and </w:t>
            </w:r>
            <w:proofErr w:type="gramStart"/>
            <w:r w:rsidRPr="00B86C54">
              <w:rPr>
                <w:rFonts w:eastAsia="Times New Roman" w:cs="Calibri"/>
                <w:sz w:val="20"/>
                <w:szCs w:val="20"/>
              </w:rPr>
              <w:t>water)</w:t>
            </w:r>
            <w:r w:rsidRPr="00B86C54">
              <w:rPr>
                <w:rFonts w:eastAsia="Times New Roman" w:cs="Calibri"/>
                <w:sz w:val="20"/>
                <w:szCs w:val="20"/>
                <w:vertAlign w:val="superscript"/>
              </w:rPr>
              <w:t>d</w:t>
            </w:r>
            <w:proofErr w:type="gramEnd"/>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Commuting (for work or </w:t>
            </w:r>
            <w:proofErr w:type="gramStart"/>
            <w:r w:rsidRPr="00B86C54">
              <w:rPr>
                <w:rFonts w:eastAsia="Times New Roman" w:cs="Calibri"/>
                <w:sz w:val="20"/>
                <w:szCs w:val="20"/>
              </w:rPr>
              <w:t>school)</w:t>
            </w:r>
            <w:r w:rsidRPr="00B86C54">
              <w:rPr>
                <w:rFonts w:eastAsia="Times New Roman" w:cs="Calibri"/>
                <w:sz w:val="20"/>
                <w:szCs w:val="20"/>
                <w:vertAlign w:val="superscript"/>
              </w:rPr>
              <w:t>d</w:t>
            </w:r>
            <w:proofErr w:type="gramEnd"/>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roofErr w:type="spellEnd"/>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 xml:space="preserve">Domestic work (fetching food and </w:t>
            </w:r>
            <w:proofErr w:type="gramStart"/>
            <w:r w:rsidRPr="00B86C54">
              <w:rPr>
                <w:rFonts w:eastAsia="Times New Roman" w:cs="Calibri"/>
                <w:sz w:val="20"/>
                <w:szCs w:val="20"/>
              </w:rPr>
              <w:t>water)</w:t>
            </w:r>
            <w:r w:rsidRPr="00B86C54">
              <w:rPr>
                <w:rFonts w:eastAsia="Times New Roman" w:cs="Calibri"/>
                <w:sz w:val="20"/>
                <w:szCs w:val="20"/>
                <w:vertAlign w:val="superscript"/>
              </w:rPr>
              <w:t>d</w:t>
            </w:r>
            <w:proofErr w:type="gramEnd"/>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Commuting (for work or </w:t>
            </w:r>
            <w:proofErr w:type="gramStart"/>
            <w:r w:rsidRPr="00B86C54">
              <w:rPr>
                <w:rFonts w:eastAsia="Times New Roman" w:cs="Calibri"/>
                <w:sz w:val="20"/>
                <w:szCs w:val="20"/>
              </w:rPr>
              <w:t>school)</w:t>
            </w:r>
            <w:r w:rsidRPr="00B86C54">
              <w:rPr>
                <w:rFonts w:eastAsia="Times New Roman" w:cs="Calibri"/>
                <w:sz w:val="20"/>
                <w:szCs w:val="20"/>
                <w:vertAlign w:val="superscript"/>
              </w:rPr>
              <w:t>d</w:t>
            </w:r>
            <w:proofErr w:type="gramEnd"/>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endline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proofErr w:type="spellStart"/>
      <w:r w:rsidRPr="009868B1">
        <w:rPr>
          <w:rFonts w:eastAsia="Times New Roman" w:cs="Calibri"/>
          <w:sz w:val="16"/>
          <w:szCs w:val="16"/>
          <w:vertAlign w:val="superscript"/>
        </w:rPr>
        <w:t>e</w:t>
      </w:r>
      <w:proofErr w:type="spellEnd"/>
      <w:r w:rsidRPr="009868B1">
        <w:rPr>
          <w:rFonts w:eastAsia="Times New Roman" w:cs="Calibri"/>
          <w:sz w:val="16"/>
          <w:szCs w:val="16"/>
          <w:vertAlign w:val="superscript"/>
        </w:rPr>
        <w:t xml:space="preserv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endline</w:t>
      </w:r>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6" w:name="_Toc22897342"/>
      <w:bookmarkStart w:id="777" w:name="_Toc50719345"/>
      <w:r>
        <w:t xml:space="preserve">Chapter 6: </w:t>
      </w:r>
      <w:r w:rsidR="00B510C1">
        <w:t>Household hunger</w:t>
      </w:r>
      <w:bookmarkEnd w:id="776"/>
      <w:r>
        <w:t xml:space="preserve"> and dietary intake</w:t>
      </w:r>
      <w:bookmarkEnd w:id="777"/>
    </w:p>
    <w:p w14:paraId="7ECC253E" w14:textId="6655314D" w:rsidR="00B510C1" w:rsidRPr="003019C5" w:rsidRDefault="00B510C1" w:rsidP="003019C5">
      <w:pPr>
        <w:pStyle w:val="Tabletitle"/>
        <w:keepLines/>
        <w:spacing w:before="240"/>
        <w:contextualSpacing/>
        <w:outlineLvl w:val="3"/>
      </w:pPr>
      <w:bookmarkStart w:id="778" w:name="_Toc50719219"/>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Endline ZOI Surveys</w:t>
      </w:r>
      <w:bookmarkEnd w:id="778"/>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79"/>
      <w:r w:rsidRPr="001527CC">
        <w:rPr>
          <w:sz w:val="16"/>
        </w:rPr>
        <w:t>^ Results not statistically reliable, n&lt;30</w:t>
      </w:r>
      <w:commentRangeEnd w:id="779"/>
      <w:r w:rsidR="00B435DA">
        <w:rPr>
          <w:rStyle w:val="CommentReference"/>
        </w:rPr>
        <w:commentReference w:id="779"/>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631B106" w14:textId="4F32C592"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sidR="00702172">
        <w:rPr>
          <w:sz w:val="16"/>
        </w:rPr>
        <w:t xml:space="preserve">calculated using </w:t>
      </w:r>
      <w:r w:rsidRPr="004F3EDA">
        <w:rPr>
          <w:sz w:val="16"/>
        </w:rPr>
        <w:t xml:space="preserve">de jure </w:t>
      </w:r>
      <w:r>
        <w:rPr>
          <w:sz w:val="16"/>
        </w:rPr>
        <w:t>household members</w:t>
      </w:r>
      <w:r w:rsidRPr="004F3EDA">
        <w:rPr>
          <w:sz w:val="16"/>
        </w:rPr>
        <w:t>.</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0" w:name="_Toc50719220"/>
      <w:r w:rsidRPr="00B510C1">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0"/>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1"/>
      <w:r w:rsidRPr="001527CC">
        <w:rPr>
          <w:sz w:val="16"/>
        </w:rPr>
        <w:t>^ Results not statistically reliable, n&lt;30</w:t>
      </w:r>
      <w:commentRangeEnd w:id="781"/>
      <w:r w:rsidR="00B435DA">
        <w:rPr>
          <w:rStyle w:val="CommentReference"/>
        </w:rPr>
        <w:commentReference w:id="781"/>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D797ACB"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2" w:name="_Toc50719221"/>
      <w:r w:rsidRPr="00B510C1">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2"/>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8A44F4">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8A44F4">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8A44F4">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8A44F4">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8A44F4">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8A44F4">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8A44F4">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8A44F4">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8A44F4">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8A44F4">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8A44F4">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3"/>
      <w:r w:rsidRPr="001527CC">
        <w:rPr>
          <w:sz w:val="16"/>
        </w:rPr>
        <w:t>^ Results not statistically reliable, n&lt;30</w:t>
      </w:r>
      <w:commentRangeEnd w:id="783"/>
      <w:r w:rsidR="00B435DA">
        <w:rPr>
          <w:rStyle w:val="CommentReference"/>
        </w:rPr>
        <w:commentReference w:id="783"/>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0A0B30E"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4" w:name="_Toc50719222"/>
      <w:r w:rsidRPr="00B510C1">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4"/>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A44F4">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A44F4">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A44F4">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A44F4">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A44F4">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A44F4">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A44F4">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A44F4">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A44F4">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A44F4">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A44F4">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5"/>
      <w:r w:rsidRPr="001527CC">
        <w:rPr>
          <w:sz w:val="16"/>
        </w:rPr>
        <w:t>^ Results not statistically reliable, n&lt;30</w:t>
      </w:r>
      <w:commentRangeEnd w:id="785"/>
      <w:r w:rsidR="00B435DA">
        <w:rPr>
          <w:rStyle w:val="CommentReference"/>
        </w:rPr>
        <w:commentReference w:id="785"/>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48C57C"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6" w:name="_Toc50719223"/>
      <w:r w:rsidRPr="00B510C1">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Endline ZOI Surveys</w:t>
      </w:r>
      <w:bookmarkEnd w:id="786"/>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Endline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a</w:t>
            </w:r>
            <w:proofErr w:type="spellEnd"/>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roofErr w:type="spellEnd"/>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7"/>
      <w:r w:rsidRPr="001527CC">
        <w:rPr>
          <w:sz w:val="16"/>
        </w:rPr>
        <w:t>^ Results not statistically reliable, n&lt;30</w:t>
      </w:r>
      <w:commentRangeEnd w:id="787"/>
      <w:r w:rsidR="00B435DA">
        <w:rPr>
          <w:rStyle w:val="CommentReference"/>
        </w:rPr>
        <w:commentReference w:id="787"/>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endline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648E2192" w:rsidR="001527CC" w:rsidRPr="001527CC" w:rsidRDefault="001527CC" w:rsidP="006048BD">
      <w:pPr>
        <w:pStyle w:val="BodyText"/>
        <w:keepNext/>
        <w:spacing w:after="0"/>
        <w:ind w:left="86" w:hanging="86"/>
        <w:rPr>
          <w:sz w:val="16"/>
        </w:rPr>
      </w:pPr>
      <w:r w:rsidRPr="001527CC">
        <w:rPr>
          <w:sz w:val="16"/>
        </w:rPr>
        <w:t>Estimates are base</w:t>
      </w:r>
      <w:r>
        <w:rPr>
          <w:sz w:val="16"/>
        </w:rPr>
        <w:t xml:space="preserve">d on de </w:t>
      </w:r>
      <w:r w:rsidR="00BD230E">
        <w:rPr>
          <w:sz w:val="16"/>
        </w:rPr>
        <w:t xml:space="preserve">facto </w:t>
      </w:r>
      <w:r>
        <w:rPr>
          <w:sz w:val="16"/>
        </w:rPr>
        <w:t>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8" w:name="_Toc22897344"/>
      <w:r>
        <w:br w:type="page"/>
      </w:r>
    </w:p>
    <w:p w14:paraId="3EF270C5" w14:textId="15CC5E46" w:rsidR="00937ECB" w:rsidRDefault="003019C5" w:rsidP="00F36C92">
      <w:pPr>
        <w:pStyle w:val="Heading3"/>
      </w:pPr>
      <w:bookmarkStart w:id="789" w:name="_Toc50719346"/>
      <w:r>
        <w:t xml:space="preserve">Chapter 7: </w:t>
      </w:r>
      <w:r w:rsidR="00937ECB">
        <w:t>Nutritional status</w:t>
      </w:r>
      <w:bookmarkEnd w:id="788"/>
      <w:bookmarkEnd w:id="789"/>
    </w:p>
    <w:p w14:paraId="129D8F7E" w14:textId="79F8CD34" w:rsidR="00870795" w:rsidRDefault="00937ECB" w:rsidP="003019C5">
      <w:pPr>
        <w:pStyle w:val="Tabletitle"/>
        <w:keepLines/>
        <w:spacing w:before="240"/>
        <w:contextualSpacing/>
        <w:outlineLvl w:val="3"/>
      </w:pPr>
      <w:bookmarkStart w:id="790" w:name="_Toc50719224"/>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0"/>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8A44F4">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8A44F4">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8A44F4">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8A44F4">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8A44F4">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8A44F4">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8A44F4">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8A44F4">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8A44F4">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8A44F4">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8A44F4">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8A44F4">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8A44F4">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8A44F4">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8A44F4">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8A44F4">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8A44F4">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8A44F4">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8A44F4">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8A44F4">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8A44F4">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1"/>
      <w:r w:rsidRPr="001527CC">
        <w:rPr>
          <w:sz w:val="16"/>
        </w:rPr>
        <w:t>^ Results not statistically reliable, n&lt;30</w:t>
      </w:r>
      <w:commentRangeEnd w:id="791"/>
      <w:r w:rsidR="00B435DA">
        <w:rPr>
          <w:rStyle w:val="CommentReference"/>
        </w:rPr>
        <w:commentReference w:id="791"/>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2E96254" w14:textId="77777777" w:rsidR="00A23B55" w:rsidRP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04FA5DB" w14:textId="77777777" w:rsid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96EAD39" w14:textId="65134BCB" w:rsidR="00937ECB" w:rsidRPr="006048BD" w:rsidRDefault="001527CC" w:rsidP="00A23B55">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2" w:name="_Toc50719225"/>
      <w:r w:rsidRPr="00937ECB">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2"/>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8A44F4">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8A44F4">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8A44F4">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8A44F4">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8A44F4">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8A44F4">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8A44F4">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8A44F4">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8A44F4">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8A44F4">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8A44F4">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8A44F4">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8A44F4">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8A44F4">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8A44F4">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8A44F4">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8A44F4">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8A44F4">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8A44F4">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8A44F4">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8A44F4">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3"/>
      <w:r w:rsidRPr="001527CC">
        <w:rPr>
          <w:sz w:val="16"/>
        </w:rPr>
        <w:t>^ Results not statistically reliable, n&lt;30</w:t>
      </w:r>
      <w:commentRangeEnd w:id="793"/>
      <w:r w:rsidR="00B435DA">
        <w:rPr>
          <w:rStyle w:val="CommentReference"/>
        </w:rPr>
        <w:commentReference w:id="793"/>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E789F9" w14:textId="77777777" w:rsidR="00B868A9" w:rsidRPr="00A23B55"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2A4CF14" w14:textId="77777777" w:rsidR="00B868A9"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4" w:name="_Toc50719226"/>
      <w:r w:rsidRPr="00937ECB">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4"/>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8A44F4">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8A44F4">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8A44F4">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8A44F4">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8A44F4">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8A44F4">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8A44F4">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8A44F4">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8A44F4">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8A44F4">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8A44F4">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8A44F4">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8A44F4">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AD7794F" w14:textId="37D37BE6"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8A44F4">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8A44F4">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8A44F4">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8A44F4">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8A44F4">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8A44F4">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8A44F4">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8A44F4">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5"/>
      <w:r w:rsidRPr="001527CC">
        <w:rPr>
          <w:sz w:val="16"/>
        </w:rPr>
        <w:t>^ Results not statistically reliable, n&lt;30</w:t>
      </w:r>
      <w:commentRangeEnd w:id="795"/>
      <w:r w:rsidR="00B435DA">
        <w:rPr>
          <w:rStyle w:val="CommentReference"/>
        </w:rPr>
        <w:commentReference w:id="795"/>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22FC2BE"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5D4ED76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6" w:name="_Toc50719227"/>
      <w:r w:rsidRPr="00937ECB">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6"/>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5D2B92">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5D2B92">
        <w:tc>
          <w:tcPr>
            <w:tcW w:w="2549" w:type="dxa"/>
            <w:tcBorders>
              <w:top w:val="single" w:sz="4" w:space="0" w:color="auto"/>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single" w:sz="4" w:space="0" w:color="auto"/>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8A44F4">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8A44F4">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8A44F4">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8A44F4">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8A44F4">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8A44F4">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8A44F4">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8A44F4">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8A44F4">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8A44F4">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8A44F4">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8A44F4">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8A44F4">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8A44F4">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8A44F4">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8A44F4">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8A44F4">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8A44F4">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8A44F4">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7"/>
      <w:r w:rsidRPr="001527CC">
        <w:rPr>
          <w:sz w:val="16"/>
        </w:rPr>
        <w:t>^ Results not statistically reliable, n&lt;30</w:t>
      </w:r>
      <w:commentRangeEnd w:id="797"/>
      <w:r w:rsidR="00B435DA">
        <w:rPr>
          <w:rStyle w:val="CommentReference"/>
        </w:rPr>
        <w:commentReference w:id="797"/>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706979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2F24B49"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8" w:name="_Toc50719228"/>
      <w:r w:rsidRPr="00937ECB">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8"/>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8A44F4">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8A44F4">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8A44F4">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8A44F4">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8A44F4">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8A44F4">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8A44F4">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8A44F4">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8A44F4">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8A44F4">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8A44F4">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8A44F4">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8A44F4">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8A44F4">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8A44F4">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8A44F4">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8A44F4">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8A44F4">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8A44F4">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8A44F4">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8A44F4">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799"/>
      <w:r w:rsidRPr="001527CC">
        <w:rPr>
          <w:sz w:val="16"/>
        </w:rPr>
        <w:t>^ Results not statistically reliable, n&lt;30</w:t>
      </w:r>
      <w:commentRangeEnd w:id="799"/>
      <w:r w:rsidR="00B435DA">
        <w:rPr>
          <w:rStyle w:val="CommentReference"/>
        </w:rPr>
        <w:commentReference w:id="799"/>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0CE5C3"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75D748C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0" w:name="_Toc50719229"/>
      <w:r w:rsidRPr="00937ECB">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Endline ZOI Surveys</w:t>
      </w:r>
      <w:bookmarkEnd w:id="80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r>
              <w:rPr>
                <w:b/>
                <w:bCs/>
                <w:color w:val="FFFFFF"/>
                <w:sz w:val="20"/>
                <w:szCs w:val="20"/>
              </w:rPr>
              <w:t>Endline</w:t>
            </w:r>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C2FD15" w14:textId="39A3C570" w:rsidR="00AC3699" w:rsidRPr="0008309A" w:rsidRDefault="00AC3699" w:rsidP="008B1E29">
            <w:pPr>
              <w:jc w:val="center"/>
              <w:rPr>
                <w:sz w:val="20"/>
                <w:szCs w:val="20"/>
              </w:rPr>
            </w:pPr>
          </w:p>
        </w:tc>
      </w:tr>
      <w:tr w:rsidR="008B1E29" w14:paraId="6EB8E40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B7678C" w14:textId="63290841" w:rsidR="00AC3699" w:rsidRPr="0008309A" w:rsidRDefault="00AC3699" w:rsidP="008B1E29">
            <w:pPr>
              <w:jc w:val="center"/>
              <w:rPr>
                <w:sz w:val="20"/>
                <w:szCs w:val="20"/>
              </w:rPr>
            </w:pPr>
          </w:p>
        </w:tc>
      </w:tr>
      <w:tr w:rsidR="008B1E29" w14:paraId="7D174B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840741" w14:textId="08B6D196" w:rsidR="00AC3699" w:rsidRPr="0008309A" w:rsidRDefault="00AC3699" w:rsidP="008B1E29">
            <w:pPr>
              <w:jc w:val="center"/>
              <w:rPr>
                <w:sz w:val="20"/>
                <w:szCs w:val="20"/>
              </w:rPr>
            </w:pPr>
          </w:p>
        </w:tc>
      </w:tr>
      <w:tr w:rsidR="008B1E29" w14:paraId="1F08C0D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BA3179" w14:textId="187DD7D4" w:rsidR="00AC3699" w:rsidRPr="0008309A" w:rsidRDefault="00AC3699" w:rsidP="008B1E29">
            <w:pPr>
              <w:jc w:val="center"/>
              <w:rPr>
                <w:sz w:val="20"/>
                <w:szCs w:val="20"/>
              </w:rPr>
            </w:pPr>
          </w:p>
        </w:tc>
      </w:tr>
      <w:tr w:rsidR="008B1E29" w14:paraId="4D520D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D52751" w14:textId="7352E2B5" w:rsidR="00AC3699" w:rsidRPr="0008309A" w:rsidRDefault="00AC3699" w:rsidP="008B1E29">
            <w:pPr>
              <w:jc w:val="center"/>
              <w:rPr>
                <w:sz w:val="20"/>
                <w:szCs w:val="20"/>
              </w:rPr>
            </w:pPr>
          </w:p>
        </w:tc>
      </w:tr>
      <w:tr w:rsidR="008B1E29" w14:paraId="0973A19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2D422F" w14:textId="5B00A0B9" w:rsidR="00AC3699" w:rsidRDefault="00AC3699" w:rsidP="008B1E29">
            <w:pPr>
              <w:jc w:val="center"/>
              <w:rPr>
                <w:sz w:val="20"/>
                <w:szCs w:val="20"/>
              </w:rPr>
            </w:pPr>
          </w:p>
        </w:tc>
      </w:tr>
      <w:tr w:rsidR="008B1E29" w14:paraId="4BA228C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E23F45" w14:textId="58BA674D" w:rsidR="00AC3699" w:rsidRDefault="00AC3699" w:rsidP="008B1E29">
            <w:pPr>
              <w:jc w:val="center"/>
              <w:rPr>
                <w:sz w:val="20"/>
                <w:szCs w:val="20"/>
              </w:rPr>
            </w:pPr>
          </w:p>
        </w:tc>
      </w:tr>
      <w:tr w:rsidR="008B1E29" w14:paraId="1B0F680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611FC79" w14:textId="5E08740D" w:rsidR="00AC3699" w:rsidRDefault="00AC3699" w:rsidP="008B1E29">
            <w:pPr>
              <w:jc w:val="center"/>
              <w:rPr>
                <w:sz w:val="20"/>
                <w:szCs w:val="20"/>
              </w:rPr>
            </w:pPr>
          </w:p>
        </w:tc>
      </w:tr>
      <w:tr w:rsidR="008B1E29" w14:paraId="0183BD4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AFE228" w14:textId="11265DAC" w:rsidR="00AC3699" w:rsidRDefault="00AC3699" w:rsidP="008B1E29">
            <w:pPr>
              <w:jc w:val="center"/>
              <w:rPr>
                <w:sz w:val="20"/>
                <w:szCs w:val="20"/>
              </w:rPr>
            </w:pPr>
          </w:p>
        </w:tc>
      </w:tr>
      <w:tr w:rsidR="008B1E29" w14:paraId="18C1366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225C32" w14:textId="46C2BC9E" w:rsidR="00AC3699" w:rsidRDefault="00AC3699" w:rsidP="008B1E29">
            <w:pPr>
              <w:jc w:val="center"/>
              <w:rPr>
                <w:sz w:val="20"/>
                <w:szCs w:val="20"/>
              </w:rPr>
            </w:pPr>
          </w:p>
        </w:tc>
      </w:tr>
      <w:tr w:rsidR="008B1E29" w14:paraId="125847C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FB722E" w14:textId="70752799" w:rsidR="00AC3699" w:rsidRDefault="00AC3699" w:rsidP="008B1E29">
            <w:pPr>
              <w:jc w:val="center"/>
              <w:rPr>
                <w:sz w:val="20"/>
                <w:szCs w:val="20"/>
              </w:rPr>
            </w:pPr>
          </w:p>
        </w:tc>
      </w:tr>
      <w:tr w:rsidR="008B1E29" w14:paraId="6230BC0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199AA" w14:textId="410DF429" w:rsidR="00AC3699" w:rsidRDefault="00AC3699" w:rsidP="008B1E29">
            <w:pPr>
              <w:jc w:val="center"/>
              <w:rPr>
                <w:sz w:val="20"/>
                <w:szCs w:val="20"/>
              </w:rPr>
            </w:pPr>
          </w:p>
        </w:tc>
      </w:tr>
      <w:tr w:rsidR="008B1E29" w14:paraId="207BDC1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563DB2F" w14:textId="50E9D628" w:rsidR="00AC3699" w:rsidRDefault="00AC3699" w:rsidP="008B1E29">
            <w:pPr>
              <w:jc w:val="center"/>
              <w:rPr>
                <w:sz w:val="20"/>
                <w:szCs w:val="20"/>
              </w:rPr>
            </w:pPr>
          </w:p>
        </w:tc>
      </w:tr>
      <w:tr w:rsidR="008B1E29" w14:paraId="73FEB9A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EE5A8E" w14:textId="1F91AB4C" w:rsidR="00AC3699" w:rsidRDefault="00AC3699" w:rsidP="008B1E29">
            <w:pPr>
              <w:jc w:val="center"/>
              <w:rPr>
                <w:sz w:val="20"/>
                <w:szCs w:val="20"/>
              </w:rPr>
            </w:pPr>
          </w:p>
        </w:tc>
      </w:tr>
      <w:tr w:rsidR="008B1E29" w14:paraId="7FD0FB8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B0C70D" w14:textId="6D54B609" w:rsidR="00AC3699" w:rsidRDefault="00AC3699" w:rsidP="008B1E29">
            <w:pPr>
              <w:jc w:val="center"/>
              <w:rPr>
                <w:sz w:val="20"/>
                <w:szCs w:val="20"/>
              </w:rPr>
            </w:pPr>
          </w:p>
        </w:tc>
      </w:tr>
      <w:tr w:rsidR="008B1E29" w14:paraId="02679E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1"/>
      <w:r w:rsidRPr="00BB5670">
        <w:rPr>
          <w:sz w:val="16"/>
        </w:rPr>
        <w:t xml:space="preserve"> </w:t>
      </w:r>
      <w:r w:rsidR="00BB5670" w:rsidRPr="00BB5670">
        <w:rPr>
          <w:sz w:val="16"/>
        </w:rPr>
        <w:t>^ Results not statistically reliable, n&lt;30</w:t>
      </w:r>
      <w:commentRangeEnd w:id="801"/>
      <w:r w:rsidR="00B435DA">
        <w:rPr>
          <w:rStyle w:val="CommentReference"/>
        </w:rPr>
        <w:commentReference w:id="801"/>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057C060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1FEF21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2" w:name="_Toc50719230"/>
      <w:r w:rsidRPr="00937ECB">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r>
              <w:rPr>
                <w:b/>
                <w:bCs/>
                <w:color w:val="FFFFFF"/>
                <w:sz w:val="20"/>
                <w:szCs w:val="20"/>
              </w:rPr>
              <w:t>Endline</w:t>
            </w:r>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BF0B92" w14:textId="77777777" w:rsidR="00744ACA" w:rsidRPr="0008309A" w:rsidRDefault="00744ACA" w:rsidP="00F27E8A">
            <w:pPr>
              <w:jc w:val="center"/>
              <w:rPr>
                <w:sz w:val="20"/>
                <w:szCs w:val="20"/>
              </w:rPr>
            </w:pPr>
          </w:p>
        </w:tc>
      </w:tr>
      <w:tr w:rsidR="00744ACA" w14:paraId="59CC3C5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1F547B2" w14:textId="77777777" w:rsidR="00744ACA" w:rsidRPr="0008309A" w:rsidRDefault="00744ACA" w:rsidP="00F27E8A">
            <w:pPr>
              <w:jc w:val="center"/>
              <w:rPr>
                <w:sz w:val="20"/>
                <w:szCs w:val="20"/>
              </w:rPr>
            </w:pPr>
          </w:p>
        </w:tc>
      </w:tr>
      <w:tr w:rsidR="00744ACA" w14:paraId="7FF8D04B" w14:textId="77777777" w:rsidTr="008A44F4">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8A44F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t>0-11 months</w:t>
            </w:r>
          </w:p>
        </w:tc>
        <w:tc>
          <w:tcPr>
            <w:tcW w:w="535" w:type="pct"/>
            <w:tcBorders>
              <w:top w:val="single" w:sz="4" w:space="0" w:color="auto"/>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100C96F" w14:textId="77777777" w:rsidR="00744ACA" w:rsidRPr="008A44F4" w:rsidRDefault="00744ACA" w:rsidP="00F27E8A">
            <w:pPr>
              <w:jc w:val="center"/>
              <w:rPr>
                <w:sz w:val="20"/>
                <w:szCs w:val="20"/>
              </w:rPr>
            </w:pPr>
          </w:p>
        </w:tc>
      </w:tr>
      <w:tr w:rsidR="00744ACA" w14:paraId="4BE8B42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7BF166" w14:textId="77777777" w:rsidR="00744ACA" w:rsidRPr="008A44F4" w:rsidRDefault="00744ACA" w:rsidP="00F27E8A">
            <w:pPr>
              <w:jc w:val="center"/>
              <w:rPr>
                <w:sz w:val="20"/>
                <w:szCs w:val="20"/>
              </w:rPr>
            </w:pPr>
          </w:p>
        </w:tc>
      </w:tr>
      <w:tr w:rsidR="00744ACA" w14:paraId="465DB39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CAF675" w14:textId="77777777" w:rsidR="00744ACA" w:rsidRPr="008A44F4" w:rsidRDefault="00744ACA" w:rsidP="00F27E8A">
            <w:pPr>
              <w:jc w:val="center"/>
              <w:rPr>
                <w:sz w:val="20"/>
                <w:szCs w:val="20"/>
              </w:rPr>
            </w:pPr>
          </w:p>
        </w:tc>
      </w:tr>
      <w:tr w:rsidR="00744ACA" w14:paraId="5D5E30D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6AE849" w14:textId="77777777" w:rsidR="00744ACA" w:rsidRPr="008A44F4" w:rsidRDefault="00744ACA" w:rsidP="00F27E8A">
            <w:pPr>
              <w:jc w:val="center"/>
              <w:rPr>
                <w:sz w:val="20"/>
                <w:szCs w:val="20"/>
              </w:rPr>
            </w:pPr>
          </w:p>
        </w:tc>
      </w:tr>
      <w:tr w:rsidR="00744ACA" w14:paraId="112151B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4E2F017" w14:textId="77777777" w:rsidR="00744ACA" w:rsidRPr="008A44F4"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FC2543" w14:textId="77777777" w:rsidR="00744ACA" w:rsidRDefault="00744ACA" w:rsidP="00F27E8A">
            <w:pPr>
              <w:jc w:val="center"/>
              <w:rPr>
                <w:sz w:val="20"/>
                <w:szCs w:val="20"/>
              </w:rPr>
            </w:pPr>
          </w:p>
        </w:tc>
      </w:tr>
      <w:tr w:rsidR="00744ACA" w14:paraId="58B650C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8B5E88" w14:textId="77777777" w:rsidR="00744ACA" w:rsidRDefault="00744ACA" w:rsidP="00F27E8A">
            <w:pPr>
              <w:jc w:val="center"/>
              <w:rPr>
                <w:sz w:val="20"/>
                <w:szCs w:val="20"/>
              </w:rPr>
            </w:pPr>
          </w:p>
        </w:tc>
      </w:tr>
      <w:tr w:rsidR="00744ACA" w14:paraId="79CD5E1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CAA29D" w14:textId="77777777" w:rsidR="00744ACA" w:rsidRDefault="00744ACA" w:rsidP="00F27E8A">
            <w:pPr>
              <w:jc w:val="center"/>
              <w:rPr>
                <w:sz w:val="20"/>
                <w:szCs w:val="20"/>
              </w:rPr>
            </w:pPr>
          </w:p>
        </w:tc>
      </w:tr>
      <w:tr w:rsidR="00744ACA" w14:paraId="1BCCCF9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B6CE652" w14:textId="77777777" w:rsidR="00744ACA" w:rsidRDefault="00744ACA" w:rsidP="00F27E8A">
            <w:pPr>
              <w:jc w:val="center"/>
              <w:rPr>
                <w:sz w:val="20"/>
                <w:szCs w:val="20"/>
              </w:rPr>
            </w:pPr>
          </w:p>
        </w:tc>
      </w:tr>
      <w:tr w:rsidR="00744ACA" w14:paraId="1BCFB54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7039CC7" w14:textId="77777777" w:rsidR="00744ACA" w:rsidRDefault="00744ACA" w:rsidP="00F27E8A">
            <w:pPr>
              <w:jc w:val="center"/>
              <w:rPr>
                <w:sz w:val="20"/>
                <w:szCs w:val="20"/>
              </w:rPr>
            </w:pPr>
          </w:p>
        </w:tc>
      </w:tr>
      <w:tr w:rsidR="00744ACA" w14:paraId="33BF19A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EFFCBA" w14:textId="77777777" w:rsidR="00744ACA" w:rsidRDefault="00744ACA" w:rsidP="00F27E8A">
            <w:pPr>
              <w:jc w:val="center"/>
              <w:rPr>
                <w:sz w:val="20"/>
                <w:szCs w:val="20"/>
              </w:rPr>
            </w:pPr>
          </w:p>
        </w:tc>
      </w:tr>
      <w:tr w:rsidR="00744ACA" w14:paraId="4459C12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4B1B0F" w14:textId="77777777" w:rsidR="00744ACA" w:rsidRDefault="00744ACA" w:rsidP="00F27E8A">
            <w:pPr>
              <w:jc w:val="center"/>
              <w:rPr>
                <w:sz w:val="20"/>
                <w:szCs w:val="20"/>
              </w:rPr>
            </w:pPr>
          </w:p>
        </w:tc>
      </w:tr>
      <w:tr w:rsidR="00744ACA" w14:paraId="3E3FEF6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0E1873" w14:textId="77777777" w:rsidR="00744ACA" w:rsidRDefault="00744ACA" w:rsidP="00F27E8A">
            <w:pPr>
              <w:jc w:val="center"/>
              <w:rPr>
                <w:sz w:val="20"/>
                <w:szCs w:val="20"/>
              </w:rPr>
            </w:pPr>
          </w:p>
        </w:tc>
      </w:tr>
      <w:tr w:rsidR="00744ACA" w14:paraId="0932DA9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08ED48" w14:textId="77777777" w:rsidR="00744ACA" w:rsidRDefault="00744ACA" w:rsidP="00F27E8A">
            <w:pPr>
              <w:jc w:val="center"/>
              <w:rPr>
                <w:sz w:val="20"/>
                <w:szCs w:val="20"/>
              </w:rPr>
            </w:pPr>
          </w:p>
        </w:tc>
      </w:tr>
      <w:tr w:rsidR="00744ACA" w14:paraId="7725A8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9898AB" w14:textId="77777777" w:rsidR="00744ACA" w:rsidRDefault="00744ACA" w:rsidP="00F27E8A">
            <w:pPr>
              <w:jc w:val="center"/>
              <w:rPr>
                <w:sz w:val="20"/>
                <w:szCs w:val="20"/>
              </w:rPr>
            </w:pPr>
          </w:p>
        </w:tc>
      </w:tr>
      <w:tr w:rsidR="00744ACA" w14:paraId="5DEF120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3"/>
      <w:r w:rsidRPr="00BB5670">
        <w:rPr>
          <w:sz w:val="16"/>
        </w:rPr>
        <w:t>^ Results not statistically reliable, n&lt;30</w:t>
      </w:r>
      <w:commentRangeEnd w:id="803"/>
      <w:r w:rsidR="00B435DA">
        <w:rPr>
          <w:rStyle w:val="CommentReference"/>
        </w:rPr>
        <w:commentReference w:id="803"/>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3683D5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105CCE8"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4" w:name="_Toc50719231"/>
      <w:r w:rsidRPr="00937ECB">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r>
              <w:rPr>
                <w:b/>
                <w:bCs/>
                <w:color w:val="FFFFFF"/>
                <w:sz w:val="20"/>
                <w:szCs w:val="20"/>
              </w:rPr>
              <w:t>Endline</w:t>
            </w:r>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BFB836" w14:textId="77777777" w:rsidR="00744ACA" w:rsidRPr="0008309A" w:rsidRDefault="00744ACA" w:rsidP="00F27E8A">
            <w:pPr>
              <w:jc w:val="center"/>
              <w:rPr>
                <w:sz w:val="20"/>
                <w:szCs w:val="20"/>
              </w:rPr>
            </w:pPr>
          </w:p>
        </w:tc>
      </w:tr>
      <w:tr w:rsidR="00744ACA" w14:paraId="69DE2082" w14:textId="77777777" w:rsidTr="00AE648F">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35111C" w14:textId="77777777" w:rsidR="00744ACA" w:rsidRPr="0008309A" w:rsidRDefault="00744ACA" w:rsidP="00F27E8A">
            <w:pPr>
              <w:jc w:val="center"/>
              <w:rPr>
                <w:sz w:val="20"/>
                <w:szCs w:val="20"/>
              </w:rPr>
            </w:pPr>
          </w:p>
        </w:tc>
      </w:tr>
      <w:tr w:rsidR="00744ACA" w14:paraId="505DF943" w14:textId="77777777" w:rsidTr="00AE648F">
        <w:tc>
          <w:tcPr>
            <w:tcW w:w="1276" w:type="pct"/>
            <w:tcBorders>
              <w:top w:val="single" w:sz="4" w:space="0" w:color="auto"/>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t>Child’s age</w:t>
            </w:r>
          </w:p>
        </w:tc>
        <w:tc>
          <w:tcPr>
            <w:tcW w:w="535" w:type="pct"/>
            <w:tcBorders>
              <w:top w:val="single" w:sz="4" w:space="0" w:color="auto"/>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single" w:sz="4" w:space="0" w:color="auto"/>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single" w:sz="4" w:space="0" w:color="auto"/>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single" w:sz="4" w:space="0" w:color="auto"/>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single" w:sz="4" w:space="0" w:color="auto"/>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single" w:sz="4" w:space="0" w:color="auto"/>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single" w:sz="4" w:space="0" w:color="auto"/>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single" w:sz="4" w:space="0" w:color="auto"/>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single" w:sz="4" w:space="0" w:color="auto"/>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017F69" w14:textId="77777777" w:rsidR="00744ACA" w:rsidRPr="0008309A" w:rsidRDefault="00744ACA" w:rsidP="00F27E8A">
            <w:pPr>
              <w:jc w:val="center"/>
              <w:rPr>
                <w:sz w:val="20"/>
                <w:szCs w:val="20"/>
              </w:rPr>
            </w:pPr>
          </w:p>
        </w:tc>
      </w:tr>
      <w:tr w:rsidR="00744ACA" w14:paraId="6DA8037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4C500E" w14:textId="77777777" w:rsidR="00744ACA" w:rsidRPr="0008309A" w:rsidRDefault="00744ACA" w:rsidP="00F27E8A">
            <w:pPr>
              <w:jc w:val="center"/>
              <w:rPr>
                <w:sz w:val="20"/>
                <w:szCs w:val="20"/>
              </w:rPr>
            </w:pPr>
          </w:p>
        </w:tc>
      </w:tr>
      <w:tr w:rsidR="00744ACA" w14:paraId="3190C39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21A3AB" w14:textId="77777777" w:rsidR="00744ACA" w:rsidRPr="0008309A" w:rsidRDefault="00744ACA" w:rsidP="00F27E8A">
            <w:pPr>
              <w:jc w:val="center"/>
              <w:rPr>
                <w:sz w:val="20"/>
                <w:szCs w:val="20"/>
              </w:rPr>
            </w:pPr>
          </w:p>
        </w:tc>
      </w:tr>
      <w:tr w:rsidR="00744ACA" w14:paraId="775BC40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B24DB3" w14:textId="77777777" w:rsidR="00744ACA" w:rsidRPr="0008309A" w:rsidRDefault="00744ACA" w:rsidP="00F27E8A">
            <w:pPr>
              <w:jc w:val="center"/>
              <w:rPr>
                <w:sz w:val="20"/>
                <w:szCs w:val="20"/>
              </w:rPr>
            </w:pPr>
          </w:p>
        </w:tc>
      </w:tr>
      <w:tr w:rsidR="00744ACA" w14:paraId="2AE2402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AA0861" w14:textId="77777777" w:rsidR="00744ACA" w:rsidRDefault="00744ACA" w:rsidP="00F27E8A">
            <w:pPr>
              <w:jc w:val="center"/>
              <w:rPr>
                <w:sz w:val="20"/>
                <w:szCs w:val="20"/>
              </w:rPr>
            </w:pPr>
          </w:p>
        </w:tc>
      </w:tr>
      <w:tr w:rsidR="00744ACA" w14:paraId="5385AF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09B587" w14:textId="77777777" w:rsidR="00744ACA" w:rsidRDefault="00744ACA" w:rsidP="00F27E8A">
            <w:pPr>
              <w:jc w:val="center"/>
              <w:rPr>
                <w:sz w:val="20"/>
                <w:szCs w:val="20"/>
              </w:rPr>
            </w:pPr>
          </w:p>
        </w:tc>
      </w:tr>
      <w:tr w:rsidR="00744ACA" w14:paraId="56F6370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FE107D4" w14:textId="77777777" w:rsidR="00744ACA" w:rsidRDefault="00744ACA" w:rsidP="00F27E8A">
            <w:pPr>
              <w:jc w:val="center"/>
              <w:rPr>
                <w:sz w:val="20"/>
                <w:szCs w:val="20"/>
              </w:rPr>
            </w:pPr>
          </w:p>
        </w:tc>
      </w:tr>
      <w:tr w:rsidR="00744ACA" w14:paraId="2A91648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EC73036" w14:textId="77777777" w:rsidR="00744ACA" w:rsidRDefault="00744ACA" w:rsidP="00F27E8A">
            <w:pPr>
              <w:jc w:val="center"/>
              <w:rPr>
                <w:sz w:val="20"/>
                <w:szCs w:val="20"/>
              </w:rPr>
            </w:pPr>
          </w:p>
        </w:tc>
      </w:tr>
      <w:tr w:rsidR="00744ACA" w14:paraId="7AF6C01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76149C" w14:textId="77777777" w:rsidR="00744ACA" w:rsidRDefault="00744ACA" w:rsidP="00F27E8A">
            <w:pPr>
              <w:jc w:val="center"/>
              <w:rPr>
                <w:sz w:val="20"/>
                <w:szCs w:val="20"/>
              </w:rPr>
            </w:pPr>
          </w:p>
        </w:tc>
      </w:tr>
      <w:tr w:rsidR="00744ACA" w14:paraId="5CA0271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47CA3AF" w14:textId="77777777" w:rsidR="00744ACA" w:rsidRDefault="00744ACA" w:rsidP="00F27E8A">
            <w:pPr>
              <w:jc w:val="center"/>
              <w:rPr>
                <w:sz w:val="20"/>
                <w:szCs w:val="20"/>
              </w:rPr>
            </w:pPr>
          </w:p>
        </w:tc>
      </w:tr>
      <w:tr w:rsidR="00744ACA" w14:paraId="492FE58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3F230A" w14:textId="77777777" w:rsidR="00744ACA" w:rsidRDefault="00744ACA" w:rsidP="00F27E8A">
            <w:pPr>
              <w:jc w:val="center"/>
              <w:rPr>
                <w:sz w:val="20"/>
                <w:szCs w:val="20"/>
              </w:rPr>
            </w:pPr>
          </w:p>
        </w:tc>
      </w:tr>
      <w:tr w:rsidR="00744ACA" w14:paraId="2E4854C0"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D54A56" w14:textId="77777777" w:rsidR="00744ACA" w:rsidRDefault="00744ACA" w:rsidP="00F27E8A">
            <w:pPr>
              <w:jc w:val="center"/>
              <w:rPr>
                <w:sz w:val="20"/>
                <w:szCs w:val="20"/>
              </w:rPr>
            </w:pPr>
          </w:p>
        </w:tc>
      </w:tr>
      <w:tr w:rsidR="00744ACA" w14:paraId="11AD0CC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4E8654" w14:textId="77777777" w:rsidR="00744ACA" w:rsidRDefault="00744ACA" w:rsidP="00F27E8A">
            <w:pPr>
              <w:jc w:val="center"/>
              <w:rPr>
                <w:sz w:val="20"/>
                <w:szCs w:val="20"/>
              </w:rPr>
            </w:pPr>
          </w:p>
        </w:tc>
      </w:tr>
      <w:tr w:rsidR="00744ACA" w14:paraId="53E6C6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87B991" w14:textId="77777777" w:rsidR="00744ACA" w:rsidRDefault="00744ACA" w:rsidP="00F27E8A">
            <w:pPr>
              <w:jc w:val="center"/>
              <w:rPr>
                <w:sz w:val="20"/>
                <w:szCs w:val="20"/>
              </w:rPr>
            </w:pPr>
          </w:p>
        </w:tc>
      </w:tr>
      <w:tr w:rsidR="00744ACA" w14:paraId="722E23F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5"/>
      <w:r w:rsidRPr="00BB5670">
        <w:rPr>
          <w:sz w:val="16"/>
        </w:rPr>
        <w:t>^ Results not statistically reliable, n&lt;30</w:t>
      </w:r>
      <w:commentRangeEnd w:id="805"/>
      <w:r w:rsidR="00B435DA">
        <w:rPr>
          <w:rStyle w:val="CommentReference"/>
        </w:rPr>
        <w:commentReference w:id="805"/>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3FCFEEB"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BCC7256"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6" w:name="_Toc50719232"/>
      <w:r w:rsidRPr="004A6861">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BA0CE4" w14:paraId="2D3E101A" w14:textId="77777777" w:rsidTr="009F0FAA">
        <w:trPr>
          <w:tblHeader/>
        </w:trPr>
        <w:tc>
          <w:tcPr>
            <w:tcW w:w="1276" w:type="pct"/>
            <w:vMerge w:val="restart"/>
            <w:tcBorders>
              <w:top w:val="single" w:sz="4" w:space="0" w:color="auto"/>
              <w:left w:val="nil"/>
              <w:bottom w:val="nil"/>
              <w:right w:val="nil"/>
            </w:tcBorders>
            <w:shd w:val="clear" w:color="000000" w:fill="387990"/>
            <w:vAlign w:val="bottom"/>
            <w:hideMark/>
          </w:tcPr>
          <w:p w14:paraId="4B831538" w14:textId="77777777" w:rsidR="00BA0CE4" w:rsidRDefault="00BA0CE4" w:rsidP="009F0FA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ED1EFD0" w14:textId="77777777" w:rsidR="00BA0CE4" w:rsidRDefault="00BA0CE4" w:rsidP="009F0FAA">
            <w:pPr>
              <w:jc w:val="center"/>
              <w:rPr>
                <w:b/>
                <w:bCs/>
                <w:color w:val="FFFFFF"/>
                <w:sz w:val="20"/>
                <w:szCs w:val="20"/>
              </w:rPr>
            </w:pPr>
            <w:r>
              <w:rPr>
                <w:b/>
                <w:bCs/>
                <w:color w:val="FFFFFF"/>
                <w:sz w:val="20"/>
                <w:szCs w:val="20"/>
              </w:rPr>
              <w:t xml:space="preserve">Baseline </w:t>
            </w:r>
          </w:p>
          <w:p w14:paraId="56EA0309" w14:textId="77777777" w:rsidR="00BA0CE4" w:rsidRDefault="00BA0CE4" w:rsidP="009F0FA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A834F80" w14:textId="77777777" w:rsidR="00BA0CE4" w:rsidRDefault="00BA0CE4" w:rsidP="009F0FA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A8DDC88" w14:textId="77777777" w:rsidR="00BA0CE4" w:rsidRDefault="00BA0CE4" w:rsidP="009F0FAA">
            <w:pPr>
              <w:jc w:val="center"/>
              <w:rPr>
                <w:b/>
                <w:bCs/>
                <w:color w:val="FFFFFF"/>
                <w:sz w:val="20"/>
                <w:szCs w:val="20"/>
              </w:rPr>
            </w:pPr>
            <w:r>
              <w:rPr>
                <w:b/>
                <w:bCs/>
                <w:color w:val="FFFFFF"/>
                <w:sz w:val="20"/>
                <w:szCs w:val="20"/>
              </w:rPr>
              <w:t>Endline</w:t>
            </w:r>
          </w:p>
          <w:p w14:paraId="3F5230FC" w14:textId="77777777" w:rsidR="00BA0CE4" w:rsidRDefault="00BA0CE4" w:rsidP="009F0FA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F2E1CBF" w14:textId="77777777" w:rsidR="00BA0CE4" w:rsidRDefault="00BA0CE4" w:rsidP="009F0FA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711A620" w14:textId="77777777" w:rsidR="00BA0CE4" w:rsidRDefault="00BA0CE4" w:rsidP="009F0FA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B1EF231" w14:textId="77777777" w:rsidR="00BA0CE4" w:rsidRDefault="00BA0CE4" w:rsidP="009F0FA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BA0CE4" w14:paraId="1A328DD7" w14:textId="77777777" w:rsidTr="00BA0CE4">
        <w:trPr>
          <w:tblHeader/>
        </w:trPr>
        <w:tc>
          <w:tcPr>
            <w:tcW w:w="1276" w:type="pct"/>
            <w:vMerge/>
            <w:tcBorders>
              <w:top w:val="single" w:sz="4" w:space="0" w:color="auto"/>
              <w:left w:val="nil"/>
              <w:bottom w:val="single" w:sz="4" w:space="0" w:color="auto"/>
              <w:right w:val="nil"/>
            </w:tcBorders>
            <w:vAlign w:val="center"/>
            <w:hideMark/>
          </w:tcPr>
          <w:p w14:paraId="40FC882B" w14:textId="77777777" w:rsidR="00BA0CE4" w:rsidRDefault="00BA0CE4" w:rsidP="009F0FA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300A17A" w14:textId="77777777" w:rsidR="00BA0CE4" w:rsidRDefault="00BA0CE4" w:rsidP="009F0FA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3A3FA694" w14:textId="77777777" w:rsidR="00BA0CE4" w:rsidRDefault="00BA0CE4" w:rsidP="009F0FA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6E64CC4" w14:textId="77777777" w:rsidR="00BA0CE4" w:rsidRDefault="00BA0CE4" w:rsidP="009F0FA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3C1BBC3E" w14:textId="77777777" w:rsidR="00BA0CE4" w:rsidRDefault="00BA0CE4" w:rsidP="009F0FA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11637A" w14:textId="77777777" w:rsidR="00BA0CE4" w:rsidRDefault="00BA0CE4" w:rsidP="009F0FA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92207B4" w14:textId="77777777" w:rsidR="00BA0CE4" w:rsidRDefault="00BA0CE4" w:rsidP="009F0FA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98E49B4" w14:textId="77777777" w:rsidR="00BA0CE4" w:rsidRDefault="00BA0CE4" w:rsidP="009F0FA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02AE328B" w14:textId="77777777" w:rsidR="00BA0CE4" w:rsidRDefault="00BA0CE4" w:rsidP="009F0FAA">
            <w:pPr>
              <w:rPr>
                <w:b/>
                <w:bCs/>
                <w:color w:val="FFFFFF"/>
                <w:sz w:val="20"/>
                <w:szCs w:val="20"/>
              </w:rPr>
            </w:pPr>
          </w:p>
        </w:tc>
        <w:tc>
          <w:tcPr>
            <w:tcW w:w="386" w:type="pct"/>
            <w:vMerge/>
            <w:tcBorders>
              <w:left w:val="nil"/>
              <w:bottom w:val="single" w:sz="4" w:space="0" w:color="auto"/>
              <w:right w:val="nil"/>
            </w:tcBorders>
            <w:vAlign w:val="center"/>
            <w:hideMark/>
          </w:tcPr>
          <w:p w14:paraId="6FD5C227" w14:textId="77777777" w:rsidR="00BA0CE4" w:rsidRDefault="00BA0CE4" w:rsidP="009F0FAA">
            <w:pPr>
              <w:rPr>
                <w:b/>
                <w:bCs/>
                <w:color w:val="FFFFFF"/>
                <w:sz w:val="20"/>
                <w:szCs w:val="20"/>
              </w:rPr>
            </w:pPr>
          </w:p>
        </w:tc>
        <w:tc>
          <w:tcPr>
            <w:tcW w:w="217" w:type="pct"/>
            <w:vMerge/>
            <w:tcBorders>
              <w:left w:val="nil"/>
              <w:bottom w:val="single" w:sz="4" w:space="0" w:color="auto"/>
              <w:right w:val="nil"/>
            </w:tcBorders>
            <w:vAlign w:val="center"/>
            <w:hideMark/>
          </w:tcPr>
          <w:p w14:paraId="76865332" w14:textId="77777777" w:rsidR="00BA0CE4" w:rsidRDefault="00BA0CE4" w:rsidP="009F0FAA">
            <w:pPr>
              <w:rPr>
                <w:b/>
                <w:bCs/>
                <w:color w:val="FFFFFF"/>
                <w:sz w:val="20"/>
                <w:szCs w:val="20"/>
              </w:rPr>
            </w:pPr>
          </w:p>
        </w:tc>
      </w:tr>
      <w:tr w:rsidR="00BA0CE4" w14:paraId="7285504A"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20784181" w14:textId="77777777" w:rsidR="00BA0CE4" w:rsidRDefault="00BA0CE4" w:rsidP="009F0FA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4075C7E2" w14:textId="77777777" w:rsidR="00BA0CE4" w:rsidRDefault="00BA0CE4" w:rsidP="009F0FAA">
            <w:pPr>
              <w:jc w:val="center"/>
              <w:rPr>
                <w:sz w:val="20"/>
                <w:szCs w:val="20"/>
              </w:rPr>
            </w:pPr>
          </w:p>
        </w:tc>
        <w:tc>
          <w:tcPr>
            <w:tcW w:w="492" w:type="pct"/>
            <w:tcBorders>
              <w:top w:val="single" w:sz="4" w:space="0" w:color="auto"/>
              <w:left w:val="nil"/>
              <w:bottom w:val="single" w:sz="4" w:space="0" w:color="auto"/>
              <w:right w:val="nil"/>
            </w:tcBorders>
            <w:vAlign w:val="center"/>
          </w:tcPr>
          <w:p w14:paraId="0181F0AA" w14:textId="77777777" w:rsidR="00BA0CE4" w:rsidRDefault="00BA0CE4" w:rsidP="009F0FA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0FA48C7" w14:textId="77777777" w:rsidR="00BA0CE4" w:rsidRDefault="00BA0CE4" w:rsidP="009F0FA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CC6DBC7" w14:textId="77777777" w:rsidR="00BA0CE4" w:rsidRDefault="00BA0CE4" w:rsidP="009F0FA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03EA2C73" w14:textId="77777777" w:rsidR="00BA0CE4" w:rsidRDefault="00BA0CE4" w:rsidP="009F0FAA">
            <w:pPr>
              <w:jc w:val="center"/>
              <w:rPr>
                <w:sz w:val="20"/>
                <w:szCs w:val="20"/>
              </w:rPr>
            </w:pPr>
          </w:p>
        </w:tc>
        <w:tc>
          <w:tcPr>
            <w:tcW w:w="543" w:type="pct"/>
            <w:tcBorders>
              <w:top w:val="single" w:sz="4" w:space="0" w:color="auto"/>
              <w:left w:val="nil"/>
              <w:bottom w:val="single" w:sz="4" w:space="0" w:color="auto"/>
              <w:right w:val="nil"/>
            </w:tcBorders>
            <w:vAlign w:val="center"/>
          </w:tcPr>
          <w:p w14:paraId="49B7F25F" w14:textId="77777777" w:rsidR="00BA0CE4" w:rsidRDefault="00BA0CE4" w:rsidP="009F0FA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0DA0200" w14:textId="77777777" w:rsidR="00BA0CE4" w:rsidRDefault="00BA0CE4" w:rsidP="009F0FA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68B8B86" w14:textId="77777777" w:rsidR="00BA0CE4" w:rsidRDefault="00BA0CE4" w:rsidP="009F0FA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22745F22" w14:textId="77777777" w:rsidR="00BA0CE4" w:rsidRDefault="00BA0CE4" w:rsidP="009F0FA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657271D1" w14:textId="77777777" w:rsidR="00BA0CE4" w:rsidRDefault="00BA0CE4" w:rsidP="009F0FAA">
            <w:pPr>
              <w:jc w:val="center"/>
              <w:rPr>
                <w:sz w:val="20"/>
                <w:szCs w:val="20"/>
              </w:rPr>
            </w:pPr>
          </w:p>
        </w:tc>
      </w:tr>
      <w:tr w:rsidR="00BA0CE4" w14:paraId="1C5F4A07" w14:textId="77777777" w:rsidTr="009F0FAA">
        <w:tc>
          <w:tcPr>
            <w:tcW w:w="1276" w:type="pct"/>
            <w:tcBorders>
              <w:top w:val="nil"/>
              <w:left w:val="nil"/>
              <w:bottom w:val="single" w:sz="4" w:space="0" w:color="auto"/>
              <w:right w:val="nil"/>
            </w:tcBorders>
            <w:shd w:val="clear" w:color="000000" w:fill="DBE7F3"/>
            <w:vAlign w:val="center"/>
            <w:hideMark/>
          </w:tcPr>
          <w:p w14:paraId="7F662043" w14:textId="77777777" w:rsidR="00BA0CE4" w:rsidRDefault="00BA0CE4" w:rsidP="009F0FA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0BF0B470"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C46D72C"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4B98C73"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D4DECF8"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188D417"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93D42B5"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E34F71C"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0F8F9D0"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A947827"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D256F9" w14:textId="77777777" w:rsidR="00BA0CE4" w:rsidRPr="0008309A" w:rsidRDefault="00BA0CE4" w:rsidP="009F0FAA">
            <w:pPr>
              <w:jc w:val="center"/>
              <w:rPr>
                <w:bCs/>
                <w:sz w:val="20"/>
                <w:szCs w:val="20"/>
              </w:rPr>
            </w:pPr>
          </w:p>
        </w:tc>
      </w:tr>
      <w:tr w:rsidR="00BA0CE4" w14:paraId="548A1E06"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A7B188" w14:textId="77777777" w:rsidR="00BA0CE4" w:rsidRDefault="00BA0CE4" w:rsidP="009F0FA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25270B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FBB132B"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DB27A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8DBD2A"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EB94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C364AB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DCD5E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06B1CC"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DF9F6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F2E00C" w14:textId="77777777" w:rsidR="00BA0CE4" w:rsidRPr="0008309A" w:rsidRDefault="00BA0CE4" w:rsidP="009F0FAA">
            <w:pPr>
              <w:jc w:val="center"/>
              <w:rPr>
                <w:sz w:val="20"/>
                <w:szCs w:val="20"/>
              </w:rPr>
            </w:pPr>
          </w:p>
        </w:tc>
      </w:tr>
      <w:tr w:rsidR="00BA0CE4" w14:paraId="3659633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1AEBB13" w14:textId="77777777" w:rsidR="00BA0CE4" w:rsidRDefault="00BA0CE4" w:rsidP="009F0FA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74B9B26"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A8BD31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2D6AAE"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6242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9CC458"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63253A22"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34263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AAA2C2"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32CEB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30D49D" w14:textId="77777777" w:rsidR="00BA0CE4" w:rsidRPr="0008309A" w:rsidRDefault="00BA0CE4" w:rsidP="009F0FAA">
            <w:pPr>
              <w:jc w:val="center"/>
              <w:rPr>
                <w:sz w:val="20"/>
                <w:szCs w:val="20"/>
              </w:rPr>
            </w:pPr>
          </w:p>
        </w:tc>
      </w:tr>
      <w:tr w:rsidR="00BA0CE4" w14:paraId="06FB46D2" w14:textId="77777777" w:rsidTr="009F0FAA">
        <w:tc>
          <w:tcPr>
            <w:tcW w:w="1276" w:type="pct"/>
            <w:tcBorders>
              <w:top w:val="nil"/>
              <w:left w:val="nil"/>
              <w:bottom w:val="single" w:sz="4" w:space="0" w:color="auto"/>
              <w:right w:val="nil"/>
            </w:tcBorders>
            <w:shd w:val="clear" w:color="000000" w:fill="DBE7F3"/>
            <w:vAlign w:val="center"/>
            <w:hideMark/>
          </w:tcPr>
          <w:p w14:paraId="1E4079E5" w14:textId="77777777" w:rsidR="00BA0CE4" w:rsidRDefault="00BA0CE4" w:rsidP="009F0FA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2A910728"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8CC4F84"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1134774"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BA91871"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11B5EB8"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20DB779"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34475E6"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6BC356"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31785D"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5E32B26" w14:textId="77777777" w:rsidR="00BA0CE4" w:rsidRPr="0008309A" w:rsidRDefault="00BA0CE4" w:rsidP="009F0FAA">
            <w:pPr>
              <w:jc w:val="center"/>
              <w:rPr>
                <w:bCs/>
                <w:sz w:val="20"/>
                <w:szCs w:val="20"/>
              </w:rPr>
            </w:pPr>
          </w:p>
        </w:tc>
      </w:tr>
      <w:tr w:rsidR="00BA0CE4" w14:paraId="2F56B40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D89CFC" w14:textId="77777777" w:rsidR="00BA0CE4" w:rsidRDefault="00BA0CE4" w:rsidP="009F0FA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10B6050"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C7AC52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E9B505"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D24A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7FCCA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3DA6A8B"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3654D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861061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32EE4"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9AC3CF" w14:textId="77777777" w:rsidR="00BA0CE4" w:rsidRPr="0008309A" w:rsidRDefault="00BA0CE4" w:rsidP="009F0FAA">
            <w:pPr>
              <w:jc w:val="center"/>
              <w:rPr>
                <w:sz w:val="20"/>
                <w:szCs w:val="20"/>
              </w:rPr>
            </w:pPr>
          </w:p>
        </w:tc>
      </w:tr>
      <w:tr w:rsidR="00BA0CE4" w14:paraId="7CCD4A0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44D2CC" w14:textId="77777777" w:rsidR="00BA0CE4" w:rsidRDefault="00BA0CE4" w:rsidP="009F0FA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757B1AD"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2A48245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63BE7"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54C5C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34AB0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3292F54E"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D9828F"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727DE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547AC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F7142A" w14:textId="77777777" w:rsidR="00BA0CE4" w:rsidRPr="0008309A" w:rsidRDefault="00BA0CE4" w:rsidP="009F0FAA">
            <w:pPr>
              <w:jc w:val="center"/>
              <w:rPr>
                <w:sz w:val="20"/>
                <w:szCs w:val="20"/>
              </w:rPr>
            </w:pPr>
          </w:p>
        </w:tc>
      </w:tr>
      <w:tr w:rsidR="00BA0CE4" w14:paraId="1F0CE96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9CCB6C" w14:textId="77777777" w:rsidR="00BA0CE4" w:rsidRDefault="00BA0CE4" w:rsidP="009F0FA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C34DDF4"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33ACD0"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7972D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38772E"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0F2F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57347"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142F3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63B183"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9DBD5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7588C7" w14:textId="77777777" w:rsidR="00BA0CE4" w:rsidRPr="0008309A" w:rsidRDefault="00BA0CE4" w:rsidP="009F0FAA">
            <w:pPr>
              <w:jc w:val="center"/>
              <w:rPr>
                <w:sz w:val="20"/>
                <w:szCs w:val="20"/>
              </w:rPr>
            </w:pPr>
          </w:p>
        </w:tc>
      </w:tr>
      <w:tr w:rsidR="00BA0CE4" w14:paraId="503046BB"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63B7BD" w14:textId="77777777" w:rsidR="00BA0CE4" w:rsidRDefault="00BA0CE4" w:rsidP="009F0FA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58CAFE5"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1449CB1"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3BE421"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AB97CF"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EBD2F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530A183D"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50BE51"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0151"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195CBC"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7901C" w14:textId="77777777" w:rsidR="00BA0CE4" w:rsidRPr="0008309A" w:rsidRDefault="00BA0CE4" w:rsidP="009F0FAA">
            <w:pPr>
              <w:jc w:val="center"/>
              <w:rPr>
                <w:sz w:val="20"/>
                <w:szCs w:val="20"/>
              </w:rPr>
            </w:pPr>
          </w:p>
        </w:tc>
      </w:tr>
      <w:tr w:rsidR="00BA0CE4" w14:paraId="152C212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16557D" w14:textId="77777777" w:rsidR="00BA0CE4" w:rsidRDefault="00BA0CE4" w:rsidP="009F0FA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5EDA894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0D16614"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45B559"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4B1E5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D8543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13237C9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36EEF0A"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D53217"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EF85EE"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F1D2AD" w14:textId="77777777" w:rsidR="00BA0CE4" w:rsidRPr="0008309A" w:rsidRDefault="00BA0CE4" w:rsidP="009F0FAA">
            <w:pPr>
              <w:jc w:val="center"/>
              <w:rPr>
                <w:sz w:val="20"/>
                <w:szCs w:val="20"/>
              </w:rPr>
            </w:pPr>
          </w:p>
        </w:tc>
      </w:tr>
      <w:tr w:rsidR="00BA0CE4" w14:paraId="6AFEB334" w14:textId="77777777" w:rsidTr="009F0FAA">
        <w:trPr>
          <w:trHeight w:val="197"/>
        </w:trPr>
        <w:tc>
          <w:tcPr>
            <w:tcW w:w="2626" w:type="pct"/>
            <w:gridSpan w:val="4"/>
            <w:tcBorders>
              <w:top w:val="single" w:sz="4" w:space="0" w:color="auto"/>
              <w:left w:val="nil"/>
              <w:bottom w:val="single" w:sz="4" w:space="0" w:color="auto"/>
              <w:right w:val="nil"/>
            </w:tcBorders>
            <w:shd w:val="clear" w:color="000000" w:fill="DBE7F3"/>
          </w:tcPr>
          <w:p w14:paraId="59016528" w14:textId="77777777" w:rsidR="00BA0CE4" w:rsidRDefault="00BA0CE4" w:rsidP="009F0FA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929702"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3B7FBA6"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43DD390"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EA275D"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BF4CB6A"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92C76ED"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9DB3EA2" w14:textId="77777777" w:rsidR="00BA0CE4" w:rsidRDefault="00BA0CE4" w:rsidP="009F0FAA">
            <w:pPr>
              <w:rPr>
                <w:b/>
                <w:bCs/>
                <w:sz w:val="20"/>
                <w:szCs w:val="20"/>
              </w:rPr>
            </w:pPr>
            <w:r>
              <w:rPr>
                <w:b/>
                <w:bCs/>
                <w:sz w:val="20"/>
                <w:szCs w:val="20"/>
              </w:rPr>
              <w:t> </w:t>
            </w:r>
          </w:p>
        </w:tc>
      </w:tr>
      <w:tr w:rsidR="00BA0CE4" w14:paraId="7662307C"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2DB086" w14:textId="77777777" w:rsidR="00BA0CE4" w:rsidRDefault="00BA0CE4" w:rsidP="009F0FA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1BD9EE6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29BCA93"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B7251E"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17E72E"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0CD68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D8E0A60"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30D3D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C16E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78B7C"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EFFA4" w14:textId="77777777" w:rsidR="00BA0CE4" w:rsidRDefault="00BA0CE4" w:rsidP="009F0FAA">
            <w:pPr>
              <w:jc w:val="center"/>
              <w:rPr>
                <w:sz w:val="20"/>
                <w:szCs w:val="20"/>
              </w:rPr>
            </w:pPr>
          </w:p>
        </w:tc>
      </w:tr>
      <w:tr w:rsidR="00BA0CE4" w14:paraId="6EC9C2A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EAF345" w14:textId="77777777" w:rsidR="00BA0CE4" w:rsidRDefault="00BA0CE4" w:rsidP="009F0FA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383590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40FB863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598F15"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D2BF9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CEF1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D3CA95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38FE44"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7F4F3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0DF88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2F6FA" w14:textId="77777777" w:rsidR="00BA0CE4" w:rsidRDefault="00BA0CE4" w:rsidP="009F0FAA">
            <w:pPr>
              <w:jc w:val="center"/>
              <w:rPr>
                <w:sz w:val="20"/>
                <w:szCs w:val="20"/>
              </w:rPr>
            </w:pPr>
          </w:p>
        </w:tc>
      </w:tr>
      <w:tr w:rsidR="00BA0CE4" w14:paraId="31D47921"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3DEF8A" w14:textId="77777777" w:rsidR="00BA0CE4" w:rsidRDefault="00BA0CE4" w:rsidP="009F0FA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5C1B5DAB"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0E54F7A"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26B372"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BED1C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20C4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61D7227"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2B1404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FB8BE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132176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B863AA" w14:textId="77777777" w:rsidR="00BA0CE4" w:rsidRDefault="00BA0CE4" w:rsidP="009F0FAA">
            <w:pPr>
              <w:jc w:val="center"/>
              <w:rPr>
                <w:sz w:val="20"/>
                <w:szCs w:val="20"/>
              </w:rPr>
            </w:pPr>
          </w:p>
        </w:tc>
      </w:tr>
      <w:tr w:rsidR="00BA0CE4" w14:paraId="4B014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37BC7B" w14:textId="77777777" w:rsidR="00BA0CE4" w:rsidRDefault="00BA0CE4" w:rsidP="009F0FA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8469E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82F79A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5B73F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7D3C61"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200B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06193F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73D42"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B75D97A"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25089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C8736F" w14:textId="77777777" w:rsidR="00BA0CE4" w:rsidRDefault="00BA0CE4" w:rsidP="009F0FAA">
            <w:pPr>
              <w:jc w:val="center"/>
              <w:rPr>
                <w:sz w:val="20"/>
                <w:szCs w:val="20"/>
              </w:rPr>
            </w:pPr>
          </w:p>
        </w:tc>
      </w:tr>
      <w:tr w:rsidR="00BA0CE4" w14:paraId="066163A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3E16A6" w14:textId="77777777" w:rsidR="00BA0CE4" w:rsidRDefault="00BA0CE4" w:rsidP="009F0FA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AF79B26"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5807C72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705F3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27DD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A2F41A"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B7B767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C981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E34A33"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A267F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7A1AC3" w14:textId="77777777" w:rsidR="00BA0CE4" w:rsidRDefault="00BA0CE4" w:rsidP="009F0FAA">
            <w:pPr>
              <w:jc w:val="center"/>
              <w:rPr>
                <w:sz w:val="20"/>
                <w:szCs w:val="20"/>
              </w:rPr>
            </w:pPr>
          </w:p>
        </w:tc>
      </w:tr>
      <w:tr w:rsidR="00BA0CE4" w14:paraId="1131FD7E" w14:textId="77777777" w:rsidTr="009F0FAA">
        <w:tc>
          <w:tcPr>
            <w:tcW w:w="1811" w:type="pct"/>
            <w:gridSpan w:val="2"/>
            <w:tcBorders>
              <w:top w:val="nil"/>
              <w:left w:val="nil"/>
              <w:bottom w:val="single" w:sz="4" w:space="0" w:color="auto"/>
              <w:right w:val="nil"/>
            </w:tcBorders>
            <w:shd w:val="clear" w:color="000000" w:fill="DBE7F3"/>
            <w:vAlign w:val="center"/>
            <w:hideMark/>
          </w:tcPr>
          <w:p w14:paraId="613848EB" w14:textId="77777777" w:rsidR="00BA0CE4" w:rsidRPr="004D36F9" w:rsidRDefault="00BA0CE4" w:rsidP="009F0FA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7523E01" w14:textId="77777777" w:rsidR="00BA0CE4" w:rsidRDefault="00BA0CE4" w:rsidP="009F0FA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9219603" w14:textId="77777777" w:rsidR="00BA0CE4" w:rsidRDefault="00BA0CE4" w:rsidP="009F0FA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884CF46"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7A1096A1"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96F9566"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8C34E15"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7976846"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06882DF5"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157D277" w14:textId="77777777" w:rsidR="00BA0CE4" w:rsidRDefault="00BA0CE4" w:rsidP="009F0FAA">
            <w:pPr>
              <w:rPr>
                <w:b/>
                <w:bCs/>
                <w:sz w:val="20"/>
                <w:szCs w:val="20"/>
              </w:rPr>
            </w:pPr>
            <w:r>
              <w:rPr>
                <w:b/>
                <w:bCs/>
                <w:sz w:val="20"/>
                <w:szCs w:val="20"/>
              </w:rPr>
              <w:t> </w:t>
            </w:r>
          </w:p>
        </w:tc>
      </w:tr>
      <w:tr w:rsidR="00BA0CE4" w14:paraId="7AC2467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D69195" w14:textId="77777777" w:rsidR="00BA0CE4" w:rsidRDefault="00BA0CE4" w:rsidP="009F0FA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39BCD8E"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B29A4EB"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A8872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62E2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5441F"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683045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4A8ED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55C285"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40C95"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3386AC" w14:textId="77777777" w:rsidR="00BA0CE4" w:rsidRDefault="00BA0CE4" w:rsidP="009F0FAA">
            <w:pPr>
              <w:jc w:val="center"/>
              <w:rPr>
                <w:sz w:val="20"/>
                <w:szCs w:val="20"/>
              </w:rPr>
            </w:pPr>
          </w:p>
        </w:tc>
      </w:tr>
      <w:tr w:rsidR="00BA0CE4" w14:paraId="2346510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15C568" w14:textId="77777777" w:rsidR="00BA0CE4" w:rsidRDefault="00BA0CE4" w:rsidP="009F0FA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042E49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14895CE"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A7B99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88594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D50C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A59B7F3"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F288DF"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799134"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C4489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219463" w14:textId="77777777" w:rsidR="00BA0CE4" w:rsidRDefault="00BA0CE4" w:rsidP="009F0FAA">
            <w:pPr>
              <w:jc w:val="center"/>
              <w:rPr>
                <w:sz w:val="20"/>
                <w:szCs w:val="20"/>
              </w:rPr>
            </w:pPr>
          </w:p>
        </w:tc>
      </w:tr>
      <w:tr w:rsidR="00BA0CE4" w14:paraId="4F1EE5AE"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9FB384" w14:textId="77777777" w:rsidR="00BA0CE4" w:rsidRDefault="00BA0CE4" w:rsidP="009F0FA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8B6B0BD"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A6F7B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79CBA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875510"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D6F68C"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D0106"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DD047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0044E8"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605AC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88B1EF" w14:textId="77777777" w:rsidR="00BA0CE4" w:rsidRDefault="00BA0CE4" w:rsidP="009F0FAA">
            <w:pPr>
              <w:jc w:val="center"/>
              <w:rPr>
                <w:sz w:val="20"/>
                <w:szCs w:val="20"/>
              </w:rPr>
            </w:pPr>
          </w:p>
        </w:tc>
      </w:tr>
      <w:tr w:rsidR="00BA0CE4" w14:paraId="414ABB01" w14:textId="77777777" w:rsidTr="009F0FA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F5E2577" w14:textId="77777777" w:rsidR="00BA0CE4" w:rsidRDefault="00BA0CE4" w:rsidP="009F0FA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9D03D9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4D7B15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ADDC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DBC5B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3D82FB"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CD6AE2E"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4C9C3"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D40BD"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49791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B72672" w14:textId="77777777" w:rsidR="00BA0CE4" w:rsidRDefault="00BA0CE4" w:rsidP="009F0FAA">
            <w:pPr>
              <w:jc w:val="center"/>
              <w:rPr>
                <w:sz w:val="20"/>
                <w:szCs w:val="20"/>
              </w:rPr>
            </w:pPr>
          </w:p>
        </w:tc>
      </w:tr>
      <w:tr w:rsidR="00BA0CE4" w14:paraId="4A0ED999" w14:textId="77777777" w:rsidTr="009F0FAA">
        <w:tc>
          <w:tcPr>
            <w:tcW w:w="1276" w:type="pct"/>
            <w:tcBorders>
              <w:top w:val="nil"/>
              <w:left w:val="nil"/>
              <w:bottom w:val="single" w:sz="4" w:space="0" w:color="auto"/>
              <w:right w:val="nil"/>
            </w:tcBorders>
            <w:shd w:val="clear" w:color="000000" w:fill="DBE7F3"/>
            <w:vAlign w:val="center"/>
            <w:hideMark/>
          </w:tcPr>
          <w:p w14:paraId="6AF4FC2A" w14:textId="77777777" w:rsidR="00BA0CE4" w:rsidRDefault="00BA0CE4" w:rsidP="009F0FA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37AB930"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61F4FDD"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A479A91"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80178E1"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B871F29"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9C3566B"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D6F75A"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2DBFF2D"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CD94621"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6641F3B" w14:textId="77777777" w:rsidR="00BA0CE4" w:rsidRDefault="00BA0CE4" w:rsidP="009F0FAA">
            <w:pPr>
              <w:jc w:val="center"/>
              <w:rPr>
                <w:b/>
                <w:bCs/>
                <w:sz w:val="20"/>
                <w:szCs w:val="20"/>
              </w:rPr>
            </w:pPr>
          </w:p>
        </w:tc>
      </w:tr>
      <w:tr w:rsidR="00BA0CE4" w14:paraId="158B22E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BEA124" w14:textId="77777777" w:rsidR="00BA0CE4" w:rsidRDefault="00BA0CE4" w:rsidP="009F0FA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A38C4C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7EE128C7"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E6667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F6773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5476BF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005C269"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0034A0"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AEFA8FB"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326A44"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239EAC" w14:textId="77777777" w:rsidR="00BA0CE4" w:rsidRDefault="00BA0CE4" w:rsidP="009F0FAA">
            <w:pPr>
              <w:jc w:val="center"/>
              <w:rPr>
                <w:sz w:val="20"/>
                <w:szCs w:val="20"/>
              </w:rPr>
            </w:pPr>
          </w:p>
        </w:tc>
      </w:tr>
      <w:tr w:rsidR="00BA0CE4" w14:paraId="52051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59E8E" w14:textId="77777777" w:rsidR="00BA0CE4" w:rsidRDefault="00BA0CE4" w:rsidP="009F0FA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960636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61D1907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A0650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1573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68B113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01FAAEB"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ECC79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1BB2045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5D2339"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1CFC39" w14:textId="77777777" w:rsidR="00BA0CE4" w:rsidRDefault="00BA0CE4" w:rsidP="009F0FAA">
            <w:pPr>
              <w:jc w:val="center"/>
              <w:rPr>
                <w:sz w:val="20"/>
                <w:szCs w:val="20"/>
              </w:rPr>
            </w:pPr>
          </w:p>
        </w:tc>
      </w:tr>
      <w:tr w:rsidR="00BA0CE4" w14:paraId="676B1C76" w14:textId="77777777" w:rsidTr="009F0FAA">
        <w:tc>
          <w:tcPr>
            <w:tcW w:w="1276" w:type="pct"/>
            <w:tcBorders>
              <w:top w:val="nil"/>
              <w:left w:val="nil"/>
              <w:bottom w:val="single" w:sz="4" w:space="0" w:color="auto"/>
              <w:right w:val="nil"/>
            </w:tcBorders>
            <w:shd w:val="clear" w:color="000000" w:fill="DBE7F3"/>
            <w:vAlign w:val="center"/>
            <w:hideMark/>
          </w:tcPr>
          <w:p w14:paraId="2780A380" w14:textId="77777777" w:rsidR="00BA0CE4" w:rsidRDefault="00BA0CE4" w:rsidP="009F0FA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0D0D3095"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E0D77C1"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5B806B8"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FE6B85B"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13B4A1C"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A96DFDA"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167335"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D4E76E4"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340356"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470D368" w14:textId="77777777" w:rsidR="00BA0CE4" w:rsidRDefault="00BA0CE4" w:rsidP="009F0FAA">
            <w:pPr>
              <w:jc w:val="center"/>
              <w:rPr>
                <w:b/>
                <w:bCs/>
                <w:sz w:val="20"/>
                <w:szCs w:val="20"/>
              </w:rPr>
            </w:pPr>
          </w:p>
        </w:tc>
      </w:tr>
      <w:tr w:rsidR="00BA0CE4" w14:paraId="7B92A4C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2FD959" w14:textId="77777777" w:rsidR="00BA0CE4" w:rsidRDefault="00BA0CE4" w:rsidP="009F0FA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DB1F6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F3E548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3D5E4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570CE9"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96F9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6FAC97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0F2AA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E4156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7159D8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493C15" w14:textId="77777777" w:rsidR="00BA0CE4" w:rsidRDefault="00BA0CE4" w:rsidP="009F0FAA">
            <w:pPr>
              <w:jc w:val="center"/>
              <w:rPr>
                <w:sz w:val="20"/>
                <w:szCs w:val="20"/>
              </w:rPr>
            </w:pPr>
          </w:p>
        </w:tc>
      </w:tr>
      <w:tr w:rsidR="00BA0CE4" w14:paraId="79D85969"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C94EFF" w14:textId="77777777" w:rsidR="00BA0CE4" w:rsidRDefault="00BA0CE4" w:rsidP="009F0FA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CE876A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D1D0C0F"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46D0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B837C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40C600"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2F8DFD2"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AF2B6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208CB2"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C272B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B6A4AE" w14:textId="77777777" w:rsidR="00BA0CE4" w:rsidRDefault="00BA0CE4" w:rsidP="009F0FAA">
            <w:pPr>
              <w:jc w:val="center"/>
              <w:rPr>
                <w:sz w:val="20"/>
                <w:szCs w:val="20"/>
              </w:rPr>
            </w:pPr>
          </w:p>
        </w:tc>
      </w:tr>
      <w:tr w:rsidR="00BA0CE4" w14:paraId="3033C908"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B05CE" w14:textId="77777777" w:rsidR="00BA0CE4" w:rsidRDefault="00BA0CE4" w:rsidP="009F0FA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24AB48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06FCB9A0"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869D80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91C8D8"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D2F38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5D5573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8086CA"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BFE61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EB2A72"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C81753" w14:textId="77777777" w:rsidR="00BA0CE4" w:rsidRDefault="00BA0CE4" w:rsidP="009F0FA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7"/>
      <w:r w:rsidRPr="00BB5670">
        <w:rPr>
          <w:sz w:val="16"/>
        </w:rPr>
        <w:t>^ Results not statistically reliable, n&lt;30</w:t>
      </w:r>
      <w:commentRangeEnd w:id="807"/>
      <w:r w:rsidR="00B435DA">
        <w:rPr>
          <w:rStyle w:val="CommentReference"/>
        </w:rPr>
        <w:commentReference w:id="807"/>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76CC5F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2F26F4A"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8" w:name="_Toc50719233"/>
      <w:r w:rsidRPr="004A6861">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r>
              <w:rPr>
                <w:b/>
                <w:bCs/>
                <w:color w:val="FFFFFF"/>
                <w:sz w:val="20"/>
                <w:szCs w:val="20"/>
              </w:rPr>
              <w:t>Endline</w:t>
            </w:r>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AF2ABC">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BA0CE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t>Male</w:t>
            </w:r>
          </w:p>
        </w:tc>
        <w:tc>
          <w:tcPr>
            <w:tcW w:w="535" w:type="pct"/>
            <w:tcBorders>
              <w:top w:val="single" w:sz="4" w:space="0" w:color="auto"/>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838668" w14:textId="77777777" w:rsidR="00744ACA" w:rsidRPr="0008309A" w:rsidRDefault="00744ACA" w:rsidP="00F27E8A">
            <w:pPr>
              <w:jc w:val="center"/>
              <w:rPr>
                <w:sz w:val="20"/>
                <w:szCs w:val="20"/>
              </w:rPr>
            </w:pPr>
          </w:p>
        </w:tc>
      </w:tr>
      <w:tr w:rsidR="00744ACA" w14:paraId="291E535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C4237F" w14:textId="77777777" w:rsidR="00744ACA" w:rsidRPr="0008309A" w:rsidRDefault="00744ACA" w:rsidP="00F27E8A">
            <w:pPr>
              <w:jc w:val="center"/>
              <w:rPr>
                <w:sz w:val="20"/>
                <w:szCs w:val="20"/>
              </w:rPr>
            </w:pPr>
          </w:p>
        </w:tc>
      </w:tr>
      <w:tr w:rsidR="00744ACA" w14:paraId="4F0028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8137F1B" w14:textId="77777777" w:rsidR="00744ACA" w:rsidRPr="0008309A" w:rsidRDefault="00744ACA" w:rsidP="00F27E8A">
            <w:pPr>
              <w:jc w:val="center"/>
              <w:rPr>
                <w:sz w:val="20"/>
                <w:szCs w:val="20"/>
              </w:rPr>
            </w:pPr>
          </w:p>
        </w:tc>
      </w:tr>
      <w:tr w:rsidR="00744ACA" w14:paraId="5A73D0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4BC2D" w14:textId="77777777" w:rsidR="00744ACA" w:rsidRPr="0008309A" w:rsidRDefault="00744ACA" w:rsidP="00F27E8A">
            <w:pPr>
              <w:jc w:val="center"/>
              <w:rPr>
                <w:sz w:val="20"/>
                <w:szCs w:val="20"/>
              </w:rPr>
            </w:pPr>
          </w:p>
        </w:tc>
      </w:tr>
      <w:tr w:rsidR="00744ACA" w14:paraId="7D1160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F97530" w14:textId="77777777" w:rsidR="00744ACA" w:rsidRPr="0008309A" w:rsidRDefault="00744ACA" w:rsidP="00F27E8A">
            <w:pPr>
              <w:jc w:val="center"/>
              <w:rPr>
                <w:sz w:val="20"/>
                <w:szCs w:val="20"/>
              </w:rPr>
            </w:pPr>
          </w:p>
        </w:tc>
      </w:tr>
      <w:tr w:rsidR="00744ACA" w14:paraId="60830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4B68E" w14:textId="77777777" w:rsidR="00744ACA" w:rsidRDefault="00744ACA" w:rsidP="00F27E8A">
            <w:pPr>
              <w:jc w:val="center"/>
              <w:rPr>
                <w:sz w:val="20"/>
                <w:szCs w:val="20"/>
              </w:rPr>
            </w:pPr>
          </w:p>
        </w:tc>
      </w:tr>
      <w:tr w:rsidR="00744ACA" w14:paraId="3378073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70E30" w14:textId="77777777" w:rsidR="00744ACA" w:rsidRDefault="00744ACA" w:rsidP="00F27E8A">
            <w:pPr>
              <w:jc w:val="center"/>
              <w:rPr>
                <w:sz w:val="20"/>
                <w:szCs w:val="20"/>
              </w:rPr>
            </w:pPr>
          </w:p>
        </w:tc>
      </w:tr>
      <w:tr w:rsidR="00744ACA" w14:paraId="248E6C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83C7A2" w14:textId="77777777" w:rsidR="00744ACA" w:rsidRDefault="00744ACA" w:rsidP="00F27E8A">
            <w:pPr>
              <w:jc w:val="center"/>
              <w:rPr>
                <w:sz w:val="20"/>
                <w:szCs w:val="20"/>
              </w:rPr>
            </w:pPr>
          </w:p>
        </w:tc>
      </w:tr>
      <w:tr w:rsidR="00744ACA" w14:paraId="39E3459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56B826" w14:textId="77777777" w:rsidR="00744ACA" w:rsidRDefault="00744ACA" w:rsidP="00F27E8A">
            <w:pPr>
              <w:jc w:val="center"/>
              <w:rPr>
                <w:sz w:val="20"/>
                <w:szCs w:val="20"/>
              </w:rPr>
            </w:pPr>
          </w:p>
        </w:tc>
      </w:tr>
      <w:tr w:rsidR="00744ACA" w14:paraId="3E38D2B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3B3385" w14:textId="77777777" w:rsidR="00744ACA" w:rsidRDefault="00744ACA" w:rsidP="00F27E8A">
            <w:pPr>
              <w:jc w:val="center"/>
              <w:rPr>
                <w:sz w:val="20"/>
                <w:szCs w:val="20"/>
              </w:rPr>
            </w:pPr>
          </w:p>
        </w:tc>
      </w:tr>
      <w:tr w:rsidR="00744ACA" w14:paraId="346FF83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4A5A1D" w14:textId="77777777" w:rsidR="00744ACA" w:rsidRDefault="00744ACA" w:rsidP="00F27E8A">
            <w:pPr>
              <w:jc w:val="center"/>
              <w:rPr>
                <w:sz w:val="20"/>
                <w:szCs w:val="20"/>
              </w:rPr>
            </w:pPr>
          </w:p>
        </w:tc>
      </w:tr>
      <w:tr w:rsidR="00744ACA" w14:paraId="3F1B07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6F624E" w14:textId="77777777" w:rsidR="00744ACA" w:rsidRDefault="00744ACA" w:rsidP="00F27E8A">
            <w:pPr>
              <w:jc w:val="center"/>
              <w:rPr>
                <w:sz w:val="20"/>
                <w:szCs w:val="20"/>
              </w:rPr>
            </w:pPr>
          </w:p>
        </w:tc>
      </w:tr>
      <w:tr w:rsidR="00744ACA" w14:paraId="51B4B64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7C0D1" w14:textId="77777777" w:rsidR="00744ACA" w:rsidRDefault="00744ACA" w:rsidP="00F27E8A">
            <w:pPr>
              <w:jc w:val="center"/>
              <w:rPr>
                <w:sz w:val="20"/>
                <w:szCs w:val="20"/>
              </w:rPr>
            </w:pPr>
          </w:p>
        </w:tc>
      </w:tr>
      <w:tr w:rsidR="00744ACA" w14:paraId="18CC022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208CB13" w14:textId="77777777" w:rsidR="00744ACA" w:rsidRDefault="00744ACA" w:rsidP="00F27E8A">
            <w:pPr>
              <w:jc w:val="center"/>
              <w:rPr>
                <w:sz w:val="20"/>
                <w:szCs w:val="20"/>
              </w:rPr>
            </w:pPr>
          </w:p>
        </w:tc>
      </w:tr>
      <w:tr w:rsidR="00744ACA" w14:paraId="0AE461A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26E9CE" w14:textId="77777777" w:rsidR="00744ACA" w:rsidRDefault="00744ACA" w:rsidP="00F27E8A">
            <w:pPr>
              <w:jc w:val="center"/>
              <w:rPr>
                <w:sz w:val="20"/>
                <w:szCs w:val="20"/>
              </w:rPr>
            </w:pPr>
          </w:p>
        </w:tc>
      </w:tr>
      <w:tr w:rsidR="00744ACA" w14:paraId="4938A2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09"/>
      <w:r w:rsidRPr="00BB5670">
        <w:rPr>
          <w:sz w:val="16"/>
        </w:rPr>
        <w:t>^ Results not statistically reliable, n&lt;30</w:t>
      </w:r>
      <w:commentRangeEnd w:id="809"/>
      <w:r w:rsidR="00B435DA">
        <w:rPr>
          <w:rStyle w:val="CommentReference"/>
        </w:rPr>
        <w:commentReference w:id="809"/>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498CCF"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DAB9EF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0" w:name="_Toc50719234"/>
      <w:r>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Endline ZOI Surveys</w:t>
      </w:r>
      <w:bookmarkEnd w:id="81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r>
              <w:rPr>
                <w:b/>
                <w:bCs/>
                <w:color w:val="FFFFFF"/>
                <w:sz w:val="20"/>
                <w:szCs w:val="20"/>
              </w:rPr>
              <w:t>Endline</w:t>
            </w:r>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6406406B" w14:textId="77777777" w:rsidTr="00BA0CE4">
        <w:trPr>
          <w:tblHeader/>
        </w:trPr>
        <w:tc>
          <w:tcPr>
            <w:tcW w:w="1276" w:type="pct"/>
            <w:vMerge/>
            <w:tcBorders>
              <w:top w:val="single" w:sz="4" w:space="0" w:color="auto"/>
              <w:left w:val="nil"/>
              <w:bottom w:val="single" w:sz="4" w:space="0" w:color="auto"/>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8C5AF05"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37D374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91F9F2" w14:textId="77777777" w:rsidR="00744ACA" w:rsidRPr="0008309A" w:rsidRDefault="00744ACA" w:rsidP="00F27E8A">
            <w:pPr>
              <w:jc w:val="center"/>
              <w:rPr>
                <w:sz w:val="20"/>
                <w:szCs w:val="20"/>
              </w:rPr>
            </w:pPr>
          </w:p>
        </w:tc>
      </w:tr>
      <w:tr w:rsidR="00744ACA" w14:paraId="74CE5E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114A58" w14:textId="77777777" w:rsidR="00744ACA" w:rsidRPr="0008309A" w:rsidRDefault="00744ACA" w:rsidP="00F27E8A">
            <w:pPr>
              <w:jc w:val="center"/>
              <w:rPr>
                <w:sz w:val="20"/>
                <w:szCs w:val="20"/>
              </w:rPr>
            </w:pPr>
          </w:p>
        </w:tc>
      </w:tr>
      <w:tr w:rsidR="00744ACA" w14:paraId="155094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9C6E7" w14:textId="77777777" w:rsidR="00744ACA" w:rsidRPr="0008309A" w:rsidRDefault="00744ACA" w:rsidP="00F27E8A">
            <w:pPr>
              <w:jc w:val="center"/>
              <w:rPr>
                <w:sz w:val="20"/>
                <w:szCs w:val="20"/>
              </w:rPr>
            </w:pPr>
          </w:p>
        </w:tc>
      </w:tr>
      <w:tr w:rsidR="00744ACA" w14:paraId="34BE4B8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5A42B8" w14:textId="77777777" w:rsidR="00744ACA" w:rsidRPr="0008309A" w:rsidRDefault="00744ACA" w:rsidP="00F27E8A">
            <w:pPr>
              <w:jc w:val="center"/>
              <w:rPr>
                <w:sz w:val="20"/>
                <w:szCs w:val="20"/>
              </w:rPr>
            </w:pPr>
          </w:p>
        </w:tc>
      </w:tr>
      <w:tr w:rsidR="00744ACA" w14:paraId="52044F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EB2F240" w14:textId="77777777" w:rsidR="00744ACA" w:rsidRPr="0008309A" w:rsidRDefault="00744ACA" w:rsidP="00F27E8A">
            <w:pPr>
              <w:jc w:val="center"/>
              <w:rPr>
                <w:sz w:val="20"/>
                <w:szCs w:val="20"/>
              </w:rPr>
            </w:pPr>
          </w:p>
        </w:tc>
      </w:tr>
      <w:tr w:rsidR="00744ACA" w14:paraId="1D670A3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23D25" w14:textId="24D4DC8E"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FA0B53D" w14:textId="77777777" w:rsidR="00744ACA" w:rsidRDefault="00744ACA" w:rsidP="00F27E8A">
            <w:pPr>
              <w:jc w:val="center"/>
              <w:rPr>
                <w:sz w:val="20"/>
                <w:szCs w:val="20"/>
              </w:rPr>
            </w:pPr>
          </w:p>
        </w:tc>
      </w:tr>
      <w:tr w:rsidR="00744ACA" w14:paraId="40B513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79250" w14:textId="77777777" w:rsidR="00744ACA" w:rsidRDefault="00744ACA" w:rsidP="00F27E8A">
            <w:pPr>
              <w:jc w:val="center"/>
              <w:rPr>
                <w:sz w:val="20"/>
                <w:szCs w:val="20"/>
              </w:rPr>
            </w:pPr>
          </w:p>
        </w:tc>
      </w:tr>
      <w:tr w:rsidR="00744ACA" w14:paraId="7709DD5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FF526C" w14:textId="77777777" w:rsidR="00744ACA" w:rsidRDefault="00744ACA" w:rsidP="00F27E8A">
            <w:pPr>
              <w:jc w:val="center"/>
              <w:rPr>
                <w:sz w:val="20"/>
                <w:szCs w:val="20"/>
              </w:rPr>
            </w:pPr>
          </w:p>
        </w:tc>
      </w:tr>
      <w:tr w:rsidR="00744ACA" w14:paraId="1905CA3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9E7BF2" w14:textId="77777777" w:rsidR="00744ACA" w:rsidRDefault="00744ACA" w:rsidP="00F27E8A">
            <w:pPr>
              <w:jc w:val="center"/>
              <w:rPr>
                <w:sz w:val="20"/>
                <w:szCs w:val="20"/>
              </w:rPr>
            </w:pPr>
          </w:p>
        </w:tc>
      </w:tr>
      <w:tr w:rsidR="00744ACA" w14:paraId="0624A63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17B39B" w14:textId="77777777" w:rsidR="00744ACA" w:rsidRDefault="00744ACA" w:rsidP="00F27E8A">
            <w:pPr>
              <w:jc w:val="center"/>
              <w:rPr>
                <w:sz w:val="20"/>
                <w:szCs w:val="20"/>
              </w:rPr>
            </w:pPr>
          </w:p>
        </w:tc>
      </w:tr>
      <w:tr w:rsidR="00744ACA" w14:paraId="35B5121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5D69EA" w14:textId="77777777" w:rsidR="00744ACA" w:rsidRDefault="00744ACA" w:rsidP="00F27E8A">
            <w:pPr>
              <w:jc w:val="center"/>
              <w:rPr>
                <w:sz w:val="20"/>
                <w:szCs w:val="20"/>
              </w:rPr>
            </w:pPr>
          </w:p>
        </w:tc>
      </w:tr>
      <w:tr w:rsidR="00744ACA" w14:paraId="76ED40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37F635" w14:textId="77777777" w:rsidR="00744ACA" w:rsidRDefault="00744ACA" w:rsidP="00F27E8A">
            <w:pPr>
              <w:jc w:val="center"/>
              <w:rPr>
                <w:sz w:val="20"/>
                <w:szCs w:val="20"/>
              </w:rPr>
            </w:pPr>
          </w:p>
        </w:tc>
      </w:tr>
      <w:tr w:rsidR="00744ACA" w14:paraId="5B0BE088"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C3997E" w14:textId="77777777" w:rsidR="00744ACA" w:rsidRDefault="00744ACA" w:rsidP="00F27E8A">
            <w:pPr>
              <w:jc w:val="center"/>
              <w:rPr>
                <w:sz w:val="20"/>
                <w:szCs w:val="20"/>
              </w:rPr>
            </w:pPr>
          </w:p>
        </w:tc>
      </w:tr>
      <w:tr w:rsidR="00744ACA" w14:paraId="686812A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D83E64" w14:textId="77777777" w:rsidR="00744ACA" w:rsidRDefault="00744ACA" w:rsidP="00F27E8A">
            <w:pPr>
              <w:jc w:val="center"/>
              <w:rPr>
                <w:sz w:val="20"/>
                <w:szCs w:val="20"/>
              </w:rPr>
            </w:pPr>
          </w:p>
        </w:tc>
      </w:tr>
      <w:tr w:rsidR="00744ACA" w14:paraId="3D81D7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DF2B02" w14:textId="77777777" w:rsidR="00744ACA" w:rsidRDefault="00744ACA" w:rsidP="00F27E8A">
            <w:pPr>
              <w:jc w:val="center"/>
              <w:rPr>
                <w:sz w:val="20"/>
                <w:szCs w:val="20"/>
              </w:rPr>
            </w:pPr>
          </w:p>
        </w:tc>
      </w:tr>
      <w:tr w:rsidR="00744ACA" w14:paraId="5AE300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1"/>
      <w:r w:rsidRPr="00BB5670">
        <w:rPr>
          <w:sz w:val="16"/>
        </w:rPr>
        <w:t>^ Results not statistically reliable, n&lt;30</w:t>
      </w:r>
      <w:commentRangeEnd w:id="811"/>
      <w:r w:rsidR="00B435DA">
        <w:rPr>
          <w:rStyle w:val="CommentReference"/>
        </w:rPr>
        <w:commentReference w:id="811"/>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A6FD3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B4CCBF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r w:rsidR="00A11DD1" w:rsidRPr="00A11DD1">
        <w:rPr>
          <w:sz w:val="16"/>
          <w:szCs w:val="16"/>
          <w:highlight w:val="yellow"/>
        </w:rPr>
        <w:t xml:space="preserve">endline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2" w:name="_Toc50719235"/>
      <w:r w:rsidRPr="004A6861">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r>
              <w:rPr>
                <w:b/>
                <w:bCs/>
                <w:color w:val="FFFFFF"/>
                <w:sz w:val="20"/>
                <w:szCs w:val="20"/>
              </w:rPr>
              <w:t>Endline</w:t>
            </w:r>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EE5E75" w14:textId="77777777" w:rsidR="00744ACA" w:rsidRPr="0008309A" w:rsidRDefault="00744ACA" w:rsidP="00F27E8A">
            <w:pPr>
              <w:jc w:val="center"/>
              <w:rPr>
                <w:sz w:val="20"/>
                <w:szCs w:val="20"/>
              </w:rPr>
            </w:pPr>
          </w:p>
        </w:tc>
      </w:tr>
      <w:tr w:rsidR="00744ACA" w14:paraId="2DC8CC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9A3C5F" w14:textId="77777777" w:rsidR="00744ACA" w:rsidRPr="0008309A" w:rsidRDefault="00744ACA" w:rsidP="00F27E8A">
            <w:pPr>
              <w:jc w:val="center"/>
              <w:rPr>
                <w:sz w:val="20"/>
                <w:szCs w:val="20"/>
              </w:rPr>
            </w:pPr>
          </w:p>
        </w:tc>
      </w:tr>
      <w:tr w:rsidR="00744ACA" w14:paraId="1E96329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891923" w14:textId="77777777" w:rsidR="00744ACA" w:rsidRPr="0008309A" w:rsidRDefault="00744ACA" w:rsidP="00F27E8A">
            <w:pPr>
              <w:jc w:val="center"/>
              <w:rPr>
                <w:sz w:val="20"/>
                <w:szCs w:val="20"/>
              </w:rPr>
            </w:pPr>
          </w:p>
        </w:tc>
      </w:tr>
      <w:tr w:rsidR="00744ACA" w14:paraId="60995E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2AA218" w14:textId="77777777" w:rsidR="00744ACA" w:rsidRPr="0008309A" w:rsidRDefault="00744ACA" w:rsidP="00F27E8A">
            <w:pPr>
              <w:jc w:val="center"/>
              <w:rPr>
                <w:sz w:val="20"/>
                <w:szCs w:val="20"/>
              </w:rPr>
            </w:pPr>
          </w:p>
        </w:tc>
      </w:tr>
      <w:tr w:rsidR="00744ACA" w14:paraId="1EDD60A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F0BB2F7" w14:textId="77777777" w:rsidR="00744ACA" w:rsidRPr="0008309A" w:rsidRDefault="00744ACA" w:rsidP="00F27E8A">
            <w:pPr>
              <w:jc w:val="center"/>
              <w:rPr>
                <w:sz w:val="20"/>
                <w:szCs w:val="20"/>
              </w:rPr>
            </w:pPr>
          </w:p>
        </w:tc>
      </w:tr>
      <w:tr w:rsidR="00744ACA" w14:paraId="2537E7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0C5C14" w14:textId="77777777" w:rsidR="00744ACA" w:rsidRDefault="00744ACA" w:rsidP="00F27E8A">
            <w:pPr>
              <w:jc w:val="center"/>
              <w:rPr>
                <w:sz w:val="20"/>
                <w:szCs w:val="20"/>
              </w:rPr>
            </w:pPr>
          </w:p>
        </w:tc>
      </w:tr>
      <w:tr w:rsidR="00744ACA" w14:paraId="5D3743D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0F1222" w14:textId="77777777" w:rsidR="00744ACA" w:rsidRDefault="00744ACA" w:rsidP="00F27E8A">
            <w:pPr>
              <w:jc w:val="center"/>
              <w:rPr>
                <w:sz w:val="20"/>
                <w:szCs w:val="20"/>
              </w:rPr>
            </w:pPr>
          </w:p>
        </w:tc>
      </w:tr>
      <w:tr w:rsidR="00744ACA" w14:paraId="2184A7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134D2F" w14:textId="77777777" w:rsidR="00744ACA" w:rsidRDefault="00744ACA" w:rsidP="00F27E8A">
            <w:pPr>
              <w:jc w:val="center"/>
              <w:rPr>
                <w:sz w:val="20"/>
                <w:szCs w:val="20"/>
              </w:rPr>
            </w:pPr>
          </w:p>
        </w:tc>
      </w:tr>
      <w:tr w:rsidR="00744ACA" w14:paraId="5283CD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BD7023" w14:textId="77777777" w:rsidR="00744ACA" w:rsidRDefault="00744ACA" w:rsidP="00F27E8A">
            <w:pPr>
              <w:jc w:val="center"/>
              <w:rPr>
                <w:sz w:val="20"/>
                <w:szCs w:val="20"/>
              </w:rPr>
            </w:pPr>
          </w:p>
        </w:tc>
      </w:tr>
      <w:tr w:rsidR="00744ACA" w14:paraId="6A2C091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4D0464" w14:textId="77777777" w:rsidR="00744ACA" w:rsidRDefault="00744ACA" w:rsidP="00F27E8A">
            <w:pPr>
              <w:jc w:val="center"/>
              <w:rPr>
                <w:sz w:val="20"/>
                <w:szCs w:val="20"/>
              </w:rPr>
            </w:pPr>
          </w:p>
        </w:tc>
      </w:tr>
      <w:tr w:rsidR="00744ACA" w14:paraId="479CBB6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7B3B3F" w14:textId="77777777" w:rsidR="00744ACA" w:rsidRDefault="00744ACA" w:rsidP="00F27E8A">
            <w:pPr>
              <w:jc w:val="center"/>
              <w:rPr>
                <w:sz w:val="20"/>
                <w:szCs w:val="20"/>
              </w:rPr>
            </w:pPr>
          </w:p>
        </w:tc>
      </w:tr>
      <w:tr w:rsidR="00744ACA" w14:paraId="213A9F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706761" w14:textId="77777777" w:rsidR="00744ACA" w:rsidRDefault="00744ACA" w:rsidP="00F27E8A">
            <w:pPr>
              <w:jc w:val="center"/>
              <w:rPr>
                <w:sz w:val="20"/>
                <w:szCs w:val="20"/>
              </w:rPr>
            </w:pPr>
          </w:p>
        </w:tc>
      </w:tr>
      <w:tr w:rsidR="00744ACA" w14:paraId="3BDED4F7"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133F3B" w14:textId="77777777" w:rsidR="00744ACA" w:rsidRDefault="00744ACA" w:rsidP="00F27E8A">
            <w:pPr>
              <w:jc w:val="center"/>
              <w:rPr>
                <w:sz w:val="20"/>
                <w:szCs w:val="20"/>
              </w:rPr>
            </w:pPr>
          </w:p>
        </w:tc>
      </w:tr>
      <w:tr w:rsidR="00744ACA" w14:paraId="1F28D9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A22948" w14:textId="77777777" w:rsidR="00744ACA" w:rsidRDefault="00744ACA" w:rsidP="00F27E8A">
            <w:pPr>
              <w:jc w:val="center"/>
              <w:rPr>
                <w:sz w:val="20"/>
                <w:szCs w:val="20"/>
              </w:rPr>
            </w:pPr>
          </w:p>
        </w:tc>
      </w:tr>
      <w:tr w:rsidR="00744ACA" w14:paraId="41C7D0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C80DD8" w14:textId="77777777" w:rsidR="00744ACA" w:rsidRDefault="00744ACA" w:rsidP="00F27E8A">
            <w:pPr>
              <w:jc w:val="center"/>
              <w:rPr>
                <w:sz w:val="20"/>
                <w:szCs w:val="20"/>
              </w:rPr>
            </w:pPr>
          </w:p>
        </w:tc>
      </w:tr>
      <w:tr w:rsidR="00744ACA" w14:paraId="043F848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3"/>
      <w:r w:rsidRPr="00BB5670">
        <w:rPr>
          <w:sz w:val="16"/>
        </w:rPr>
        <w:t>^ Results not statistically reliable, n&lt;30</w:t>
      </w:r>
      <w:commentRangeEnd w:id="813"/>
      <w:r w:rsidR="00B435DA">
        <w:rPr>
          <w:rStyle w:val="CommentReference"/>
        </w:rPr>
        <w:commentReference w:id="813"/>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0F5C5C"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2571CB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r w:rsidR="00A11DD1" w:rsidRPr="00A11DD1">
        <w:rPr>
          <w:sz w:val="16"/>
          <w:szCs w:val="16"/>
          <w:highlight w:val="yellow"/>
        </w:rPr>
        <w:t xml:space="preserve">endline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4" w:name="_Toc50719236"/>
      <w:r w:rsidRPr="004A6861">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r>
              <w:rPr>
                <w:b/>
                <w:bCs/>
                <w:color w:val="FFFFFF"/>
                <w:sz w:val="20"/>
                <w:szCs w:val="20"/>
              </w:rPr>
              <w:t>Endline</w:t>
            </w:r>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534EB9" w14:textId="77777777" w:rsidR="00744ACA" w:rsidRPr="0008309A" w:rsidRDefault="00744ACA" w:rsidP="00F27E8A">
            <w:pPr>
              <w:jc w:val="center"/>
              <w:rPr>
                <w:sz w:val="20"/>
                <w:szCs w:val="20"/>
              </w:rPr>
            </w:pPr>
          </w:p>
        </w:tc>
      </w:tr>
      <w:tr w:rsidR="00744ACA" w14:paraId="67872C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545EAE" w14:textId="77777777" w:rsidR="00744ACA" w:rsidRPr="0008309A" w:rsidRDefault="00744ACA" w:rsidP="00F27E8A">
            <w:pPr>
              <w:jc w:val="center"/>
              <w:rPr>
                <w:sz w:val="20"/>
                <w:szCs w:val="20"/>
              </w:rPr>
            </w:pPr>
          </w:p>
        </w:tc>
      </w:tr>
      <w:tr w:rsidR="00744ACA" w14:paraId="2927A55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3B59BD2" w14:textId="77777777" w:rsidR="00744ACA" w:rsidRPr="0008309A" w:rsidRDefault="00744ACA" w:rsidP="00F27E8A">
            <w:pPr>
              <w:jc w:val="center"/>
              <w:rPr>
                <w:sz w:val="20"/>
                <w:szCs w:val="20"/>
              </w:rPr>
            </w:pPr>
          </w:p>
        </w:tc>
      </w:tr>
      <w:tr w:rsidR="00744ACA" w14:paraId="0849F50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457297" w14:textId="77777777" w:rsidR="00744ACA" w:rsidRPr="0008309A" w:rsidRDefault="00744ACA" w:rsidP="00F27E8A">
            <w:pPr>
              <w:jc w:val="center"/>
              <w:rPr>
                <w:sz w:val="20"/>
                <w:szCs w:val="20"/>
              </w:rPr>
            </w:pPr>
          </w:p>
        </w:tc>
      </w:tr>
      <w:tr w:rsidR="00744ACA" w14:paraId="51C5EC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E156A6" w14:textId="77777777" w:rsidR="00744ACA" w:rsidRPr="0008309A" w:rsidRDefault="00744ACA" w:rsidP="00F27E8A">
            <w:pPr>
              <w:jc w:val="center"/>
              <w:rPr>
                <w:sz w:val="20"/>
                <w:szCs w:val="20"/>
              </w:rPr>
            </w:pPr>
          </w:p>
        </w:tc>
      </w:tr>
      <w:tr w:rsidR="00744ACA" w14:paraId="77F61F7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29D3013" w14:textId="77777777" w:rsidR="00744ACA" w:rsidRDefault="00744ACA" w:rsidP="00F27E8A">
            <w:pPr>
              <w:jc w:val="center"/>
              <w:rPr>
                <w:sz w:val="20"/>
                <w:szCs w:val="20"/>
              </w:rPr>
            </w:pPr>
          </w:p>
        </w:tc>
      </w:tr>
      <w:tr w:rsidR="00744ACA" w14:paraId="2F7466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06F1BC" w14:textId="77777777" w:rsidR="00744ACA" w:rsidRDefault="00744ACA" w:rsidP="00F27E8A">
            <w:pPr>
              <w:jc w:val="center"/>
              <w:rPr>
                <w:sz w:val="20"/>
                <w:szCs w:val="20"/>
              </w:rPr>
            </w:pPr>
          </w:p>
        </w:tc>
      </w:tr>
      <w:tr w:rsidR="00744ACA" w14:paraId="74AC55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E105E8" w14:textId="77777777" w:rsidR="00744ACA" w:rsidRDefault="00744ACA" w:rsidP="00F27E8A">
            <w:pPr>
              <w:jc w:val="center"/>
              <w:rPr>
                <w:sz w:val="20"/>
                <w:szCs w:val="20"/>
              </w:rPr>
            </w:pPr>
          </w:p>
        </w:tc>
      </w:tr>
      <w:tr w:rsidR="00744ACA" w14:paraId="6D35998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49A6F" w14:textId="77777777" w:rsidR="00744ACA" w:rsidRDefault="00744ACA" w:rsidP="00F27E8A">
            <w:pPr>
              <w:jc w:val="center"/>
              <w:rPr>
                <w:sz w:val="20"/>
                <w:szCs w:val="20"/>
              </w:rPr>
            </w:pPr>
          </w:p>
        </w:tc>
      </w:tr>
      <w:tr w:rsidR="00744ACA" w14:paraId="0F6AFD7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3C7EEF" w14:textId="77777777" w:rsidR="00744ACA" w:rsidRDefault="00744ACA" w:rsidP="00F27E8A">
            <w:pPr>
              <w:jc w:val="center"/>
              <w:rPr>
                <w:sz w:val="20"/>
                <w:szCs w:val="20"/>
              </w:rPr>
            </w:pPr>
          </w:p>
        </w:tc>
      </w:tr>
      <w:tr w:rsidR="00744ACA" w14:paraId="5F4AE8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751247" w14:textId="77777777" w:rsidR="00744ACA" w:rsidRDefault="00744ACA" w:rsidP="00F27E8A">
            <w:pPr>
              <w:jc w:val="center"/>
              <w:rPr>
                <w:sz w:val="20"/>
                <w:szCs w:val="20"/>
              </w:rPr>
            </w:pPr>
          </w:p>
        </w:tc>
      </w:tr>
      <w:tr w:rsidR="00744ACA" w14:paraId="39670A8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18CC6C" w14:textId="77777777" w:rsidR="00744ACA" w:rsidRDefault="00744ACA" w:rsidP="00F27E8A">
            <w:pPr>
              <w:jc w:val="center"/>
              <w:rPr>
                <w:sz w:val="20"/>
                <w:szCs w:val="20"/>
              </w:rPr>
            </w:pPr>
          </w:p>
        </w:tc>
      </w:tr>
      <w:tr w:rsidR="00744ACA" w14:paraId="04B4193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A3FD2C" w14:textId="77777777" w:rsidR="00744ACA" w:rsidRDefault="00744ACA" w:rsidP="00F27E8A">
            <w:pPr>
              <w:jc w:val="center"/>
              <w:rPr>
                <w:sz w:val="20"/>
                <w:szCs w:val="20"/>
              </w:rPr>
            </w:pPr>
          </w:p>
        </w:tc>
      </w:tr>
      <w:tr w:rsidR="00744ACA" w14:paraId="3B279CF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BCDC30" w14:textId="77777777" w:rsidR="00744ACA" w:rsidRDefault="00744ACA" w:rsidP="00F27E8A">
            <w:pPr>
              <w:jc w:val="center"/>
              <w:rPr>
                <w:sz w:val="20"/>
                <w:szCs w:val="20"/>
              </w:rPr>
            </w:pPr>
          </w:p>
        </w:tc>
      </w:tr>
      <w:tr w:rsidR="00744ACA" w14:paraId="2A5D3DE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9479F" w14:textId="77777777" w:rsidR="00744ACA" w:rsidRDefault="00744ACA" w:rsidP="00F27E8A">
            <w:pPr>
              <w:jc w:val="center"/>
              <w:rPr>
                <w:sz w:val="20"/>
                <w:szCs w:val="20"/>
              </w:rPr>
            </w:pPr>
          </w:p>
        </w:tc>
      </w:tr>
      <w:tr w:rsidR="00744ACA" w14:paraId="5FE0ABB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5"/>
      <w:r w:rsidRPr="00BB5670">
        <w:rPr>
          <w:sz w:val="16"/>
        </w:rPr>
        <w:t>^ Results not statistically reliable, n&lt;30</w:t>
      </w:r>
      <w:commentRangeEnd w:id="815"/>
      <w:r w:rsidR="00B435DA">
        <w:rPr>
          <w:rStyle w:val="CommentReference"/>
        </w:rPr>
        <w:commentReference w:id="815"/>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7177AD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ACF683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6" w:name="_Toc50719237"/>
      <w:r w:rsidRPr="004A6861">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r>
              <w:rPr>
                <w:b/>
                <w:bCs/>
                <w:color w:val="FFFFFF"/>
                <w:sz w:val="20"/>
                <w:szCs w:val="20"/>
              </w:rPr>
              <w:t>Endline</w:t>
            </w:r>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43BDB50" w14:textId="77777777" w:rsidR="00744ACA" w:rsidRPr="0008309A" w:rsidRDefault="00744ACA" w:rsidP="00F27E8A">
            <w:pPr>
              <w:jc w:val="center"/>
              <w:rPr>
                <w:sz w:val="20"/>
                <w:szCs w:val="20"/>
              </w:rPr>
            </w:pPr>
          </w:p>
        </w:tc>
      </w:tr>
      <w:tr w:rsidR="00744ACA" w14:paraId="10A877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5BCE98" w14:textId="77777777" w:rsidR="00744ACA" w:rsidRPr="0008309A" w:rsidRDefault="00744ACA" w:rsidP="00F27E8A">
            <w:pPr>
              <w:jc w:val="center"/>
              <w:rPr>
                <w:sz w:val="20"/>
                <w:szCs w:val="20"/>
              </w:rPr>
            </w:pPr>
          </w:p>
        </w:tc>
      </w:tr>
      <w:tr w:rsidR="00744ACA" w14:paraId="4724AAC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DB70F" w14:textId="77777777" w:rsidR="00744ACA" w:rsidRPr="0008309A" w:rsidRDefault="00744ACA" w:rsidP="00F27E8A">
            <w:pPr>
              <w:jc w:val="center"/>
              <w:rPr>
                <w:sz w:val="20"/>
                <w:szCs w:val="20"/>
              </w:rPr>
            </w:pPr>
          </w:p>
        </w:tc>
      </w:tr>
      <w:tr w:rsidR="00744ACA" w14:paraId="7C1C0EF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208E5" w14:textId="77777777" w:rsidR="00744ACA" w:rsidRPr="0008309A" w:rsidRDefault="00744ACA" w:rsidP="00F27E8A">
            <w:pPr>
              <w:jc w:val="center"/>
              <w:rPr>
                <w:sz w:val="20"/>
                <w:szCs w:val="20"/>
              </w:rPr>
            </w:pPr>
          </w:p>
        </w:tc>
      </w:tr>
      <w:tr w:rsidR="00744ACA" w14:paraId="4E32AB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960461" w14:textId="77777777" w:rsidR="00744ACA" w:rsidRPr="0008309A" w:rsidRDefault="00744ACA" w:rsidP="00F27E8A">
            <w:pPr>
              <w:jc w:val="center"/>
              <w:rPr>
                <w:sz w:val="20"/>
                <w:szCs w:val="20"/>
              </w:rPr>
            </w:pPr>
          </w:p>
        </w:tc>
      </w:tr>
      <w:tr w:rsidR="00744ACA" w14:paraId="1EFAF1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58F7B9" w14:textId="77777777" w:rsidR="00744ACA" w:rsidRDefault="00744ACA" w:rsidP="00F27E8A">
            <w:pPr>
              <w:jc w:val="center"/>
              <w:rPr>
                <w:sz w:val="20"/>
                <w:szCs w:val="20"/>
              </w:rPr>
            </w:pPr>
          </w:p>
        </w:tc>
      </w:tr>
      <w:tr w:rsidR="00744ACA" w14:paraId="4B90E6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ACB462" w14:textId="77777777" w:rsidR="00744ACA" w:rsidRDefault="00744ACA" w:rsidP="00F27E8A">
            <w:pPr>
              <w:jc w:val="center"/>
              <w:rPr>
                <w:sz w:val="20"/>
                <w:szCs w:val="20"/>
              </w:rPr>
            </w:pPr>
          </w:p>
        </w:tc>
      </w:tr>
      <w:tr w:rsidR="00744ACA" w14:paraId="0E3AFA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3E5B22" w14:textId="77777777" w:rsidR="00744ACA" w:rsidRDefault="00744ACA" w:rsidP="00F27E8A">
            <w:pPr>
              <w:jc w:val="center"/>
              <w:rPr>
                <w:sz w:val="20"/>
                <w:szCs w:val="20"/>
              </w:rPr>
            </w:pPr>
          </w:p>
        </w:tc>
      </w:tr>
      <w:tr w:rsidR="00744ACA" w14:paraId="54A648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8CB26F" w14:textId="77777777" w:rsidR="00744ACA" w:rsidRDefault="00744ACA" w:rsidP="00F27E8A">
            <w:pPr>
              <w:jc w:val="center"/>
              <w:rPr>
                <w:sz w:val="20"/>
                <w:szCs w:val="20"/>
              </w:rPr>
            </w:pPr>
          </w:p>
        </w:tc>
      </w:tr>
      <w:tr w:rsidR="00744ACA" w14:paraId="1D80C95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9289B6" w14:textId="77777777" w:rsidR="00744ACA" w:rsidRDefault="00744ACA" w:rsidP="00F27E8A">
            <w:pPr>
              <w:jc w:val="center"/>
              <w:rPr>
                <w:sz w:val="20"/>
                <w:szCs w:val="20"/>
              </w:rPr>
            </w:pPr>
          </w:p>
        </w:tc>
      </w:tr>
      <w:tr w:rsidR="00744ACA" w14:paraId="6062D07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9DC387" w14:textId="77777777" w:rsidR="00744ACA" w:rsidRDefault="00744ACA" w:rsidP="00F27E8A">
            <w:pPr>
              <w:jc w:val="center"/>
              <w:rPr>
                <w:sz w:val="20"/>
                <w:szCs w:val="20"/>
              </w:rPr>
            </w:pPr>
          </w:p>
        </w:tc>
      </w:tr>
      <w:tr w:rsidR="00744ACA" w14:paraId="26BC5AC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89A644" w14:textId="77777777" w:rsidR="00744ACA" w:rsidRDefault="00744ACA" w:rsidP="00F27E8A">
            <w:pPr>
              <w:jc w:val="center"/>
              <w:rPr>
                <w:sz w:val="20"/>
                <w:szCs w:val="20"/>
              </w:rPr>
            </w:pPr>
          </w:p>
        </w:tc>
      </w:tr>
      <w:tr w:rsidR="00744ACA" w14:paraId="524DF8D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975DC" w14:textId="77777777" w:rsidR="00744ACA" w:rsidRDefault="00744ACA" w:rsidP="00F27E8A">
            <w:pPr>
              <w:jc w:val="center"/>
              <w:rPr>
                <w:sz w:val="20"/>
                <w:szCs w:val="20"/>
              </w:rPr>
            </w:pPr>
          </w:p>
        </w:tc>
      </w:tr>
      <w:tr w:rsidR="00744ACA" w14:paraId="2858B2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A09B574" w14:textId="77777777" w:rsidR="00744ACA" w:rsidRDefault="00744ACA" w:rsidP="00F27E8A">
            <w:pPr>
              <w:jc w:val="center"/>
              <w:rPr>
                <w:sz w:val="20"/>
                <w:szCs w:val="20"/>
              </w:rPr>
            </w:pPr>
          </w:p>
        </w:tc>
      </w:tr>
      <w:tr w:rsidR="00744ACA" w14:paraId="6BA62D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2F9CFC" w14:textId="77777777" w:rsidR="00744ACA" w:rsidRDefault="00744ACA" w:rsidP="00F27E8A">
            <w:pPr>
              <w:jc w:val="center"/>
              <w:rPr>
                <w:sz w:val="20"/>
                <w:szCs w:val="20"/>
              </w:rPr>
            </w:pPr>
          </w:p>
        </w:tc>
      </w:tr>
      <w:tr w:rsidR="00744ACA" w14:paraId="39E897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7"/>
      <w:r w:rsidRPr="00BB5670">
        <w:rPr>
          <w:sz w:val="16"/>
        </w:rPr>
        <w:t>^ Results not statistically reliable, n&lt;30</w:t>
      </w:r>
      <w:commentRangeEnd w:id="817"/>
      <w:r w:rsidR="00B435DA">
        <w:rPr>
          <w:rStyle w:val="CommentReference"/>
        </w:rPr>
        <w:commentReference w:id="817"/>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D2C583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9414817"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8" w:name="_Toc50719238"/>
      <w:r w:rsidRPr="004A6861">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r>
              <w:rPr>
                <w:b/>
                <w:bCs/>
                <w:color w:val="FFFFFF"/>
                <w:sz w:val="20"/>
                <w:szCs w:val="20"/>
              </w:rPr>
              <w:t>Endline</w:t>
            </w:r>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CCE5F3" w14:textId="77777777" w:rsidR="00744ACA" w:rsidRPr="0008309A" w:rsidRDefault="00744ACA" w:rsidP="00F27E8A">
            <w:pPr>
              <w:jc w:val="center"/>
              <w:rPr>
                <w:sz w:val="20"/>
                <w:szCs w:val="20"/>
              </w:rPr>
            </w:pPr>
          </w:p>
        </w:tc>
      </w:tr>
      <w:tr w:rsidR="00744ACA" w14:paraId="1CAA57A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52BE6F" w14:textId="77777777" w:rsidR="00744ACA" w:rsidRPr="0008309A" w:rsidRDefault="00744ACA" w:rsidP="00F27E8A">
            <w:pPr>
              <w:jc w:val="center"/>
              <w:rPr>
                <w:sz w:val="20"/>
                <w:szCs w:val="20"/>
              </w:rPr>
            </w:pPr>
          </w:p>
        </w:tc>
      </w:tr>
      <w:tr w:rsidR="00744ACA" w14:paraId="58011CB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28102A" w14:textId="77777777" w:rsidR="00744ACA" w:rsidRPr="0008309A" w:rsidRDefault="00744ACA" w:rsidP="00F27E8A">
            <w:pPr>
              <w:jc w:val="center"/>
              <w:rPr>
                <w:sz w:val="20"/>
                <w:szCs w:val="20"/>
              </w:rPr>
            </w:pPr>
          </w:p>
        </w:tc>
      </w:tr>
      <w:tr w:rsidR="00744ACA" w14:paraId="2AA227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B8D3CE" w14:textId="77777777" w:rsidR="00744ACA" w:rsidRPr="0008309A" w:rsidRDefault="00744ACA" w:rsidP="00F27E8A">
            <w:pPr>
              <w:jc w:val="center"/>
              <w:rPr>
                <w:sz w:val="20"/>
                <w:szCs w:val="20"/>
              </w:rPr>
            </w:pPr>
          </w:p>
        </w:tc>
      </w:tr>
      <w:tr w:rsidR="00744ACA" w14:paraId="053C37B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7882BD" w14:textId="77777777" w:rsidR="00744ACA" w:rsidRPr="0008309A" w:rsidRDefault="00744ACA" w:rsidP="00F27E8A">
            <w:pPr>
              <w:jc w:val="center"/>
              <w:rPr>
                <w:sz w:val="20"/>
                <w:szCs w:val="20"/>
              </w:rPr>
            </w:pPr>
          </w:p>
        </w:tc>
      </w:tr>
      <w:tr w:rsidR="00744ACA" w14:paraId="3D5360F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94D2F0" w14:textId="77777777" w:rsidR="00744ACA" w:rsidRDefault="00744ACA" w:rsidP="00F27E8A">
            <w:pPr>
              <w:jc w:val="center"/>
              <w:rPr>
                <w:sz w:val="20"/>
                <w:szCs w:val="20"/>
              </w:rPr>
            </w:pPr>
          </w:p>
        </w:tc>
      </w:tr>
      <w:tr w:rsidR="00744ACA" w14:paraId="5381F0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61157C" w14:textId="77777777" w:rsidR="00744ACA" w:rsidRDefault="00744ACA" w:rsidP="00F27E8A">
            <w:pPr>
              <w:jc w:val="center"/>
              <w:rPr>
                <w:sz w:val="20"/>
                <w:szCs w:val="20"/>
              </w:rPr>
            </w:pPr>
          </w:p>
        </w:tc>
      </w:tr>
      <w:tr w:rsidR="00744ACA" w14:paraId="59297E0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A1D82A2" w14:textId="77777777" w:rsidR="00744ACA" w:rsidRDefault="00744ACA" w:rsidP="00F27E8A">
            <w:pPr>
              <w:jc w:val="center"/>
              <w:rPr>
                <w:sz w:val="20"/>
                <w:szCs w:val="20"/>
              </w:rPr>
            </w:pPr>
          </w:p>
        </w:tc>
      </w:tr>
      <w:tr w:rsidR="00744ACA" w14:paraId="7D4775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4E48B0" w14:textId="77777777" w:rsidR="00744ACA" w:rsidRDefault="00744ACA" w:rsidP="00F27E8A">
            <w:pPr>
              <w:jc w:val="center"/>
              <w:rPr>
                <w:sz w:val="20"/>
                <w:szCs w:val="20"/>
              </w:rPr>
            </w:pPr>
          </w:p>
        </w:tc>
      </w:tr>
      <w:tr w:rsidR="00744ACA" w14:paraId="10B8AC0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34BCFC" w14:textId="77777777" w:rsidR="00744ACA" w:rsidRDefault="00744ACA" w:rsidP="00F27E8A">
            <w:pPr>
              <w:jc w:val="center"/>
              <w:rPr>
                <w:sz w:val="20"/>
                <w:szCs w:val="20"/>
              </w:rPr>
            </w:pPr>
          </w:p>
        </w:tc>
      </w:tr>
      <w:tr w:rsidR="00744ACA" w14:paraId="32FE126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0AD0EE" w14:textId="77777777" w:rsidR="00744ACA" w:rsidRDefault="00744ACA" w:rsidP="00F27E8A">
            <w:pPr>
              <w:jc w:val="center"/>
              <w:rPr>
                <w:sz w:val="20"/>
                <w:szCs w:val="20"/>
              </w:rPr>
            </w:pPr>
          </w:p>
        </w:tc>
      </w:tr>
      <w:tr w:rsidR="00744ACA" w14:paraId="47594D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A3C8C1" w14:textId="77777777" w:rsidR="00744ACA" w:rsidRDefault="00744ACA" w:rsidP="00F27E8A">
            <w:pPr>
              <w:jc w:val="center"/>
              <w:rPr>
                <w:sz w:val="20"/>
                <w:szCs w:val="20"/>
              </w:rPr>
            </w:pPr>
          </w:p>
        </w:tc>
      </w:tr>
      <w:tr w:rsidR="00744ACA" w14:paraId="7802477A"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C18617" w14:textId="77777777" w:rsidR="00744ACA" w:rsidRDefault="00744ACA" w:rsidP="00F27E8A">
            <w:pPr>
              <w:jc w:val="center"/>
              <w:rPr>
                <w:sz w:val="20"/>
                <w:szCs w:val="20"/>
              </w:rPr>
            </w:pPr>
          </w:p>
        </w:tc>
      </w:tr>
      <w:tr w:rsidR="00744ACA" w14:paraId="0581CB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3E208DD" w14:textId="77777777" w:rsidR="00744ACA" w:rsidRDefault="00744ACA" w:rsidP="00F27E8A">
            <w:pPr>
              <w:jc w:val="center"/>
              <w:rPr>
                <w:sz w:val="20"/>
                <w:szCs w:val="20"/>
              </w:rPr>
            </w:pPr>
          </w:p>
        </w:tc>
      </w:tr>
      <w:tr w:rsidR="00744ACA" w14:paraId="68BD35C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B0DBA9F" w14:textId="77777777" w:rsidR="00744ACA" w:rsidRDefault="00744ACA" w:rsidP="00F27E8A">
            <w:pPr>
              <w:jc w:val="center"/>
              <w:rPr>
                <w:sz w:val="20"/>
                <w:szCs w:val="20"/>
              </w:rPr>
            </w:pPr>
          </w:p>
        </w:tc>
      </w:tr>
      <w:tr w:rsidR="00744ACA" w14:paraId="32CC564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19"/>
      <w:r w:rsidRPr="00BB5670">
        <w:rPr>
          <w:sz w:val="16"/>
        </w:rPr>
        <w:t>^ Results not statistically reliable, n&lt;30</w:t>
      </w:r>
      <w:commentRangeEnd w:id="819"/>
      <w:r w:rsidR="00B435DA">
        <w:rPr>
          <w:rStyle w:val="CommentReference"/>
        </w:rPr>
        <w:commentReference w:id="819"/>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50E3DD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E67878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0" w:name="_Toc50719239"/>
      <w:r w:rsidRPr="004A6861">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r>
              <w:rPr>
                <w:b/>
                <w:bCs/>
                <w:color w:val="FFFFFF"/>
                <w:sz w:val="20"/>
                <w:szCs w:val="20"/>
              </w:rPr>
              <w:t>Endline</w:t>
            </w:r>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9AC4E16" w14:textId="77777777" w:rsidTr="00AE648F">
        <w:trPr>
          <w:tblHeader/>
        </w:trPr>
        <w:tc>
          <w:tcPr>
            <w:tcW w:w="1276" w:type="pct"/>
            <w:vMerge/>
            <w:tcBorders>
              <w:top w:val="single" w:sz="4" w:space="0" w:color="auto"/>
              <w:left w:val="nil"/>
              <w:bottom w:val="single" w:sz="4" w:space="0" w:color="auto"/>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0F10F46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3C3EEC4"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775B94" w14:textId="77777777" w:rsidR="00744ACA" w:rsidRPr="0008309A" w:rsidRDefault="00744ACA" w:rsidP="00F27E8A">
            <w:pPr>
              <w:jc w:val="center"/>
              <w:rPr>
                <w:sz w:val="20"/>
                <w:szCs w:val="20"/>
              </w:rPr>
            </w:pPr>
          </w:p>
        </w:tc>
      </w:tr>
      <w:tr w:rsidR="00744ACA" w14:paraId="3F94C71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41C1BC" w14:textId="77777777" w:rsidR="00744ACA" w:rsidRPr="0008309A" w:rsidRDefault="00744ACA" w:rsidP="00F27E8A">
            <w:pPr>
              <w:jc w:val="center"/>
              <w:rPr>
                <w:sz w:val="20"/>
                <w:szCs w:val="20"/>
              </w:rPr>
            </w:pPr>
          </w:p>
        </w:tc>
      </w:tr>
      <w:tr w:rsidR="00744ACA" w14:paraId="1CB885F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6CA9BE" w14:textId="77777777" w:rsidR="00744ACA" w:rsidRPr="0008309A" w:rsidRDefault="00744ACA" w:rsidP="00F27E8A">
            <w:pPr>
              <w:jc w:val="center"/>
              <w:rPr>
                <w:sz w:val="20"/>
                <w:szCs w:val="20"/>
              </w:rPr>
            </w:pPr>
          </w:p>
        </w:tc>
      </w:tr>
      <w:tr w:rsidR="00744ACA" w14:paraId="346C12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C220AA" w14:textId="77777777" w:rsidR="00744ACA" w:rsidRPr="0008309A" w:rsidRDefault="00744ACA" w:rsidP="00F27E8A">
            <w:pPr>
              <w:jc w:val="center"/>
              <w:rPr>
                <w:sz w:val="20"/>
                <w:szCs w:val="20"/>
              </w:rPr>
            </w:pPr>
          </w:p>
        </w:tc>
      </w:tr>
      <w:tr w:rsidR="00744ACA" w14:paraId="18D23C8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124448" w14:textId="77777777" w:rsidR="00744ACA" w:rsidRPr="0008309A" w:rsidRDefault="00744ACA" w:rsidP="00F27E8A">
            <w:pPr>
              <w:jc w:val="center"/>
              <w:rPr>
                <w:sz w:val="20"/>
                <w:szCs w:val="20"/>
              </w:rPr>
            </w:pPr>
          </w:p>
        </w:tc>
      </w:tr>
      <w:tr w:rsidR="00744ACA" w14:paraId="199C7D9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9797949" w14:textId="77777777" w:rsidR="00744ACA" w:rsidRDefault="00744ACA" w:rsidP="00F27E8A">
            <w:pPr>
              <w:jc w:val="center"/>
              <w:rPr>
                <w:sz w:val="20"/>
                <w:szCs w:val="20"/>
              </w:rPr>
            </w:pPr>
          </w:p>
        </w:tc>
      </w:tr>
      <w:tr w:rsidR="00744ACA" w14:paraId="0A49CB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5D644" w14:textId="77777777" w:rsidR="00744ACA" w:rsidRDefault="00744ACA" w:rsidP="00F27E8A">
            <w:pPr>
              <w:jc w:val="center"/>
              <w:rPr>
                <w:sz w:val="20"/>
                <w:szCs w:val="20"/>
              </w:rPr>
            </w:pPr>
          </w:p>
        </w:tc>
      </w:tr>
      <w:tr w:rsidR="00744ACA" w14:paraId="2F842CC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A0B674" w14:textId="77777777" w:rsidR="00744ACA" w:rsidRDefault="00744ACA" w:rsidP="00F27E8A">
            <w:pPr>
              <w:jc w:val="center"/>
              <w:rPr>
                <w:sz w:val="20"/>
                <w:szCs w:val="20"/>
              </w:rPr>
            </w:pPr>
          </w:p>
        </w:tc>
      </w:tr>
      <w:tr w:rsidR="00744ACA" w14:paraId="6F21394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0446E9" w14:textId="77777777" w:rsidR="00744ACA" w:rsidRDefault="00744ACA" w:rsidP="00F27E8A">
            <w:pPr>
              <w:jc w:val="center"/>
              <w:rPr>
                <w:sz w:val="20"/>
                <w:szCs w:val="20"/>
              </w:rPr>
            </w:pPr>
          </w:p>
        </w:tc>
      </w:tr>
      <w:tr w:rsidR="00744ACA" w14:paraId="44AD4A7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10AD4" w14:textId="77777777" w:rsidR="00744ACA" w:rsidRDefault="00744ACA" w:rsidP="00F27E8A">
            <w:pPr>
              <w:jc w:val="center"/>
              <w:rPr>
                <w:sz w:val="20"/>
                <w:szCs w:val="20"/>
              </w:rPr>
            </w:pPr>
          </w:p>
        </w:tc>
      </w:tr>
      <w:tr w:rsidR="00744ACA" w14:paraId="717162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2A57A7" w14:textId="77777777" w:rsidR="00744ACA" w:rsidRDefault="00744ACA" w:rsidP="00F27E8A">
            <w:pPr>
              <w:jc w:val="center"/>
              <w:rPr>
                <w:sz w:val="20"/>
                <w:szCs w:val="20"/>
              </w:rPr>
            </w:pPr>
          </w:p>
        </w:tc>
      </w:tr>
      <w:tr w:rsidR="00744ACA" w14:paraId="18C5DF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02C9110" w14:textId="77777777" w:rsidR="00744ACA" w:rsidRDefault="00744ACA" w:rsidP="00F27E8A">
            <w:pPr>
              <w:jc w:val="center"/>
              <w:rPr>
                <w:sz w:val="20"/>
                <w:szCs w:val="20"/>
              </w:rPr>
            </w:pPr>
          </w:p>
        </w:tc>
      </w:tr>
      <w:tr w:rsidR="00744ACA" w14:paraId="196E79C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69F2D2" w14:textId="77777777" w:rsidR="00744ACA" w:rsidRDefault="00744ACA" w:rsidP="00F27E8A">
            <w:pPr>
              <w:jc w:val="center"/>
              <w:rPr>
                <w:sz w:val="20"/>
                <w:szCs w:val="20"/>
              </w:rPr>
            </w:pPr>
          </w:p>
        </w:tc>
      </w:tr>
      <w:tr w:rsidR="00744ACA" w14:paraId="699180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6AA807" w14:textId="77777777" w:rsidR="00744ACA" w:rsidRDefault="00744ACA" w:rsidP="00F27E8A">
            <w:pPr>
              <w:jc w:val="center"/>
              <w:rPr>
                <w:sz w:val="20"/>
                <w:szCs w:val="20"/>
              </w:rPr>
            </w:pPr>
          </w:p>
        </w:tc>
      </w:tr>
      <w:tr w:rsidR="00744ACA" w14:paraId="443235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5710F4" w14:textId="77777777" w:rsidR="00744ACA" w:rsidRDefault="00744ACA" w:rsidP="00F27E8A">
            <w:pPr>
              <w:jc w:val="center"/>
              <w:rPr>
                <w:sz w:val="20"/>
                <w:szCs w:val="20"/>
              </w:rPr>
            </w:pPr>
          </w:p>
        </w:tc>
      </w:tr>
      <w:tr w:rsidR="00744ACA" w14:paraId="422973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1"/>
      <w:r w:rsidRPr="00BB5670">
        <w:rPr>
          <w:sz w:val="16"/>
        </w:rPr>
        <w:t>^ Results not statistically reliable, n&lt;30</w:t>
      </w:r>
      <w:commentRangeEnd w:id="821"/>
      <w:r w:rsidR="00B435DA">
        <w:rPr>
          <w:rStyle w:val="CommentReference"/>
        </w:rPr>
        <w:commentReference w:id="821"/>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D2BC944"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3D521D3"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2" w:name="_Toc50719240"/>
      <w:r w:rsidRPr="004A6861">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r>
              <w:rPr>
                <w:b/>
                <w:bCs/>
                <w:color w:val="FFFFFF"/>
                <w:sz w:val="20"/>
                <w:szCs w:val="20"/>
              </w:rPr>
              <w:t>Endline</w:t>
            </w:r>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4C08C437" w14:textId="77777777" w:rsidTr="00AE648F">
        <w:trPr>
          <w:tblHeader/>
        </w:trPr>
        <w:tc>
          <w:tcPr>
            <w:tcW w:w="1276" w:type="pct"/>
            <w:vMerge/>
            <w:tcBorders>
              <w:top w:val="single" w:sz="4" w:space="0" w:color="auto"/>
              <w:left w:val="nil"/>
              <w:bottom w:val="single" w:sz="4" w:space="0" w:color="auto"/>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6115529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26646C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C6FE14D" w14:textId="77777777" w:rsidR="00744ACA" w:rsidRPr="0008309A" w:rsidRDefault="00744ACA" w:rsidP="00F27E8A">
            <w:pPr>
              <w:jc w:val="center"/>
              <w:rPr>
                <w:sz w:val="20"/>
                <w:szCs w:val="20"/>
              </w:rPr>
            </w:pPr>
          </w:p>
        </w:tc>
      </w:tr>
      <w:tr w:rsidR="00744ACA" w14:paraId="415DD05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CE85657" w14:textId="77777777" w:rsidR="00744ACA" w:rsidRPr="0008309A" w:rsidRDefault="00744ACA" w:rsidP="00F27E8A">
            <w:pPr>
              <w:jc w:val="center"/>
              <w:rPr>
                <w:sz w:val="20"/>
                <w:szCs w:val="20"/>
              </w:rPr>
            </w:pPr>
          </w:p>
        </w:tc>
      </w:tr>
      <w:tr w:rsidR="00744ACA" w14:paraId="13826A4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380772" w14:textId="77777777" w:rsidR="00744ACA" w:rsidRPr="0008309A" w:rsidRDefault="00744ACA" w:rsidP="00F27E8A">
            <w:pPr>
              <w:jc w:val="center"/>
              <w:rPr>
                <w:sz w:val="20"/>
                <w:szCs w:val="20"/>
              </w:rPr>
            </w:pPr>
          </w:p>
        </w:tc>
      </w:tr>
      <w:tr w:rsidR="00744ACA" w14:paraId="65136E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EE9A95E" w14:textId="77777777" w:rsidR="00744ACA" w:rsidRPr="0008309A" w:rsidRDefault="00744ACA" w:rsidP="00F27E8A">
            <w:pPr>
              <w:jc w:val="center"/>
              <w:rPr>
                <w:sz w:val="20"/>
                <w:szCs w:val="20"/>
              </w:rPr>
            </w:pPr>
          </w:p>
        </w:tc>
      </w:tr>
      <w:tr w:rsidR="00744ACA" w14:paraId="54F337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F25D55" w14:textId="77777777" w:rsidR="00744ACA" w:rsidRPr="0008309A" w:rsidRDefault="00744ACA" w:rsidP="00F27E8A">
            <w:pPr>
              <w:jc w:val="center"/>
              <w:rPr>
                <w:sz w:val="20"/>
                <w:szCs w:val="20"/>
              </w:rPr>
            </w:pPr>
          </w:p>
        </w:tc>
      </w:tr>
      <w:tr w:rsidR="00744ACA" w14:paraId="258BEA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2AAF6B" w14:textId="77777777" w:rsidR="00744ACA" w:rsidRDefault="00744ACA" w:rsidP="00F27E8A">
            <w:pPr>
              <w:jc w:val="center"/>
              <w:rPr>
                <w:sz w:val="20"/>
                <w:szCs w:val="20"/>
              </w:rPr>
            </w:pPr>
          </w:p>
        </w:tc>
      </w:tr>
      <w:tr w:rsidR="00744ACA" w14:paraId="63D11AB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2117C0F" w14:textId="77777777" w:rsidR="00744ACA" w:rsidRDefault="00744ACA" w:rsidP="00F27E8A">
            <w:pPr>
              <w:jc w:val="center"/>
              <w:rPr>
                <w:sz w:val="20"/>
                <w:szCs w:val="20"/>
              </w:rPr>
            </w:pPr>
          </w:p>
        </w:tc>
      </w:tr>
      <w:tr w:rsidR="00744ACA" w14:paraId="680EC8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3900B50" w14:textId="77777777" w:rsidR="00744ACA" w:rsidRDefault="00744ACA" w:rsidP="00F27E8A">
            <w:pPr>
              <w:jc w:val="center"/>
              <w:rPr>
                <w:sz w:val="20"/>
                <w:szCs w:val="20"/>
              </w:rPr>
            </w:pPr>
          </w:p>
        </w:tc>
      </w:tr>
      <w:tr w:rsidR="00744ACA" w14:paraId="794D6F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8DA49C9" w14:textId="77777777" w:rsidR="00744ACA" w:rsidRDefault="00744ACA" w:rsidP="00F27E8A">
            <w:pPr>
              <w:jc w:val="center"/>
              <w:rPr>
                <w:sz w:val="20"/>
                <w:szCs w:val="20"/>
              </w:rPr>
            </w:pPr>
          </w:p>
        </w:tc>
      </w:tr>
      <w:tr w:rsidR="00744ACA" w14:paraId="78EF5CF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F5D20" w14:textId="77777777" w:rsidR="00744ACA" w:rsidRDefault="00744ACA" w:rsidP="00F27E8A">
            <w:pPr>
              <w:jc w:val="center"/>
              <w:rPr>
                <w:sz w:val="20"/>
                <w:szCs w:val="20"/>
              </w:rPr>
            </w:pPr>
          </w:p>
        </w:tc>
      </w:tr>
      <w:tr w:rsidR="00744ACA" w14:paraId="137EAE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F307C9" w14:textId="77777777" w:rsidR="00744ACA" w:rsidRDefault="00744ACA" w:rsidP="00F27E8A">
            <w:pPr>
              <w:jc w:val="center"/>
              <w:rPr>
                <w:sz w:val="20"/>
                <w:szCs w:val="20"/>
              </w:rPr>
            </w:pPr>
          </w:p>
        </w:tc>
      </w:tr>
      <w:tr w:rsidR="00744ACA" w14:paraId="27C1B4B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7AE577" w14:textId="77777777" w:rsidR="00744ACA" w:rsidRDefault="00744ACA" w:rsidP="00F27E8A">
            <w:pPr>
              <w:jc w:val="center"/>
              <w:rPr>
                <w:sz w:val="20"/>
                <w:szCs w:val="20"/>
              </w:rPr>
            </w:pPr>
          </w:p>
        </w:tc>
      </w:tr>
      <w:tr w:rsidR="00744ACA" w14:paraId="4D978B4C"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52A6AE" w14:textId="77777777" w:rsidR="00744ACA" w:rsidRDefault="00744ACA" w:rsidP="00F27E8A">
            <w:pPr>
              <w:jc w:val="center"/>
              <w:rPr>
                <w:sz w:val="20"/>
                <w:szCs w:val="20"/>
              </w:rPr>
            </w:pPr>
          </w:p>
        </w:tc>
      </w:tr>
      <w:tr w:rsidR="00744ACA" w14:paraId="120750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A8BB7F" w14:textId="77777777" w:rsidR="00744ACA" w:rsidRDefault="00744ACA" w:rsidP="00F27E8A">
            <w:pPr>
              <w:jc w:val="center"/>
              <w:rPr>
                <w:sz w:val="20"/>
                <w:szCs w:val="20"/>
              </w:rPr>
            </w:pPr>
          </w:p>
        </w:tc>
      </w:tr>
      <w:tr w:rsidR="00744ACA" w14:paraId="5A6BCA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081DCB" w14:textId="77777777" w:rsidR="00744ACA" w:rsidRDefault="00744ACA" w:rsidP="00F27E8A">
            <w:pPr>
              <w:jc w:val="center"/>
              <w:rPr>
                <w:sz w:val="20"/>
                <w:szCs w:val="20"/>
              </w:rPr>
            </w:pPr>
          </w:p>
        </w:tc>
      </w:tr>
      <w:tr w:rsidR="00744ACA" w14:paraId="4B9A85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3"/>
      <w:r w:rsidRPr="00BB5670">
        <w:rPr>
          <w:sz w:val="16"/>
        </w:rPr>
        <w:t>^ Results not statistically reliable, n&lt;30</w:t>
      </w:r>
      <w:commentRangeEnd w:id="823"/>
      <w:r w:rsidR="00B435DA">
        <w:rPr>
          <w:rStyle w:val="CommentReference"/>
        </w:rPr>
        <w:commentReference w:id="823"/>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3590AB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9FBC6CC"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79AEA06" w14:textId="6FA057A8" w:rsidR="00937ECB" w:rsidRPr="00757754" w:rsidRDefault="00BB5670" w:rsidP="009B6773">
      <w:pPr>
        <w:pStyle w:val="BodyText"/>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4" w:name="_Toc22897345"/>
      <w:bookmarkStart w:id="825" w:name="_Toc50719347"/>
      <w:r>
        <w:t>Appendix 2. Methodology</w:t>
      </w:r>
      <w:bookmarkEnd w:id="824"/>
      <w:bookmarkEnd w:id="825"/>
    </w:p>
    <w:p w14:paraId="6B39C2AE" w14:textId="1D3CC9F7" w:rsidR="00BC0F95" w:rsidRPr="00DF4DE5" w:rsidRDefault="00BC0F95" w:rsidP="00D90AEA">
      <w:pPr>
        <w:pStyle w:val="Heading2"/>
      </w:pPr>
      <w:bookmarkStart w:id="826" w:name="_Toc400542638"/>
      <w:bookmarkStart w:id="827" w:name="_Toc414874526"/>
      <w:bookmarkStart w:id="828" w:name="_Toc22897346"/>
      <w:bookmarkStart w:id="829" w:name="_Toc50719348"/>
      <w:bookmarkEnd w:id="746"/>
      <w:bookmarkEnd w:id="747"/>
      <w:r w:rsidRPr="00DF4DE5">
        <w:t>A</w:t>
      </w:r>
      <w:r w:rsidR="00995F8F">
        <w:rPr>
          <w:noProof/>
        </w:rPr>
        <w:t>2</w:t>
      </w:r>
      <w:r w:rsidRPr="00DF4DE5">
        <w:t>.</w:t>
      </w:r>
      <w:r w:rsidR="00995F8F">
        <w:rPr>
          <w:noProof/>
        </w:rPr>
        <w:t>1</w:t>
      </w:r>
      <w:r w:rsidR="00FA6536">
        <w:rPr>
          <w:noProof/>
        </w:rPr>
        <w:tab/>
      </w:r>
      <w:r w:rsidR="006A727D">
        <w:t xml:space="preserve">Sampling and </w:t>
      </w:r>
      <w:commentRangeStart w:id="830"/>
      <w:r w:rsidR="006A727D">
        <w:t>w</w:t>
      </w:r>
      <w:r w:rsidRPr="00DF4DE5">
        <w:t>eighting</w:t>
      </w:r>
      <w:bookmarkEnd w:id="826"/>
      <w:bookmarkEnd w:id="827"/>
      <w:commentRangeEnd w:id="830"/>
      <w:r w:rsidR="0041085C">
        <w:rPr>
          <w:rStyle w:val="CommentReference"/>
          <w:rFonts w:eastAsia="Arial" w:cs="Arial"/>
          <w:b w:val="0"/>
          <w:color w:val="000000"/>
        </w:rPr>
        <w:commentReference w:id="830"/>
      </w:r>
      <w:bookmarkEnd w:id="828"/>
      <w:bookmarkEnd w:id="829"/>
    </w:p>
    <w:p w14:paraId="21EE8AB8" w14:textId="1B9C7FA6" w:rsidR="006B64C4" w:rsidRPr="006B64C4" w:rsidRDefault="006B64C4" w:rsidP="00A65542">
      <w:pPr>
        <w:pStyle w:val="Heading3"/>
      </w:pPr>
      <w:bookmarkStart w:id="831" w:name="_Toc22897347"/>
      <w:bookmarkStart w:id="832" w:name="_Toc50719349"/>
      <w:r w:rsidRPr="006B64C4">
        <w:t>Sampling</w:t>
      </w:r>
      <w:bookmarkEnd w:id="831"/>
      <w:bookmarkEnd w:id="832"/>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r w:rsidR="00A11DD1">
        <w:rPr>
          <w:highlight w:val="yellow"/>
        </w:rPr>
        <w:t xml:space="preserve">endline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3"/>
      <w:r w:rsidRPr="006B64C4">
        <w:t xml:space="preserve">enumeration areas (EAs) </w:t>
      </w:r>
      <w:commentRangeEnd w:id="833"/>
      <w:r w:rsidR="00F65DE7">
        <w:rPr>
          <w:rStyle w:val="CommentReference"/>
        </w:rPr>
        <w:commentReference w:id="833"/>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4" w:name="_Toc22897348"/>
      <w:bookmarkStart w:id="835" w:name="_Toc50719350"/>
      <w:r w:rsidRPr="00C1212A">
        <w:t>Weighting</w:t>
      </w:r>
      <w:bookmarkEnd w:id="834"/>
      <w:bookmarkEnd w:id="835"/>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6"/>
      <w:r w:rsidR="00F65DE7">
        <w:rPr>
          <w:szCs w:val="22"/>
        </w:rPr>
        <w:t>The following notation</w:t>
      </w:r>
      <w:r w:rsidR="00F65DE7" w:rsidRPr="00C1212A" w:rsidDel="00F65DE7">
        <w:t xml:space="preserve"> </w:t>
      </w:r>
      <w:r w:rsidR="00F65DE7">
        <w:t>was used</w:t>
      </w:r>
      <w:commentRangeEnd w:id="836"/>
      <w:r w:rsidR="003545B8">
        <w:rPr>
          <w:rStyle w:val="CommentReference"/>
        </w:rPr>
        <w:commentReference w:id="836"/>
      </w:r>
      <w:r w:rsidR="006B64C4" w:rsidRPr="00C1212A">
        <w:t>:</w:t>
      </w:r>
    </w:p>
    <w:p w14:paraId="5C05EC06" w14:textId="5E174A0F" w:rsidR="006B64C4" w:rsidRPr="00652E9A" w:rsidRDefault="00000000" w:rsidP="00657CCC">
      <w:pPr>
        <w:pStyle w:val="ListParagraph"/>
        <w:rPr>
          <w:sz w:val="22"/>
          <w:szCs w:val="22"/>
        </w:rPr>
      </w:pPr>
      <m:oMath>
        <m:sSub>
          <m:sSubPr>
            <m:ctrlPr>
              <w:ins w:id="837" w:author="Zalisk, Kirsten" w:date="2022-12-07T12:37:00Z">
                <w:rPr>
                  <w:rFonts w:ascii="Cambria Math" w:eastAsiaTheme="minorHAnsi" w:hAnsi="Cambria Math"/>
                  <w:i/>
                  <w:iCs/>
                  <w:sz w:val="22"/>
                  <w:szCs w:val="22"/>
                </w:rPr>
              </w:ins>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000000" w:rsidP="006D5225">
      <w:pPr>
        <w:pStyle w:val="ListParagraph"/>
        <w:spacing w:after="200"/>
        <w:rPr>
          <w:sz w:val="22"/>
          <w:szCs w:val="22"/>
        </w:rPr>
      </w:pPr>
      <m:oMath>
        <m:sSub>
          <m:sSubPr>
            <m:ctrlPr>
              <w:ins w:id="838" w:author="Zalisk, Kirsten" w:date="2022-12-07T12:37:00Z">
                <w:rPr>
                  <w:rFonts w:ascii="Cambria Math" w:eastAsiaTheme="minorHAnsi" w:hAnsi="Cambria Math"/>
                  <w:i/>
                  <w:iCs/>
                  <w:sz w:val="22"/>
                  <w:szCs w:val="22"/>
                </w:rPr>
              </w:ins>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proofErr w:type="spellStart"/>
      <w:r w:rsidR="00F65DE7">
        <w:t>EA</w:t>
      </w:r>
      <w:r w:rsidRPr="00652E9A">
        <w:rPr>
          <w:i/>
          <w:iCs/>
        </w:rPr>
        <w:t>i</w:t>
      </w:r>
      <w:proofErr w:type="spellEnd"/>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000000" w:rsidP="00657CCC">
      <w:pPr>
        <w:pStyle w:val="ListParagraph"/>
        <w:rPr>
          <w:sz w:val="22"/>
          <w:szCs w:val="22"/>
        </w:rPr>
      </w:pPr>
      <m:oMathPara>
        <m:oMathParaPr>
          <m:jc m:val="left"/>
        </m:oMathParaPr>
        <m:oMath>
          <m:sSub>
            <m:sSubPr>
              <m:ctrlPr>
                <w:ins w:id="839" w:author="Zalisk, Kirsten" w:date="2022-12-07T12:37:00Z">
                  <w:rPr>
                    <w:rFonts w:ascii="Cambria Math" w:eastAsiaTheme="minorHAnsi" w:hAnsi="Cambria Math"/>
                    <w:i/>
                    <w:iCs/>
                    <w:sz w:val="22"/>
                    <w:szCs w:val="22"/>
                  </w:rPr>
                </w:ins>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ins w:id="840" w:author="Zalisk, Kirsten" w:date="2022-12-07T12:37:00Z">
                  <w:rPr>
                    <w:rFonts w:ascii="Cambria Math" w:eastAsiaTheme="minorHAnsi" w:hAnsi="Cambria Math"/>
                    <w:i/>
                    <w:iCs/>
                    <w:sz w:val="22"/>
                    <w:szCs w:val="22"/>
                  </w:rPr>
                </w:ins>
              </m:ctrlPr>
            </m:fPr>
            <m:num>
              <m:sSub>
                <m:sSubPr>
                  <m:ctrlPr>
                    <w:ins w:id="841"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ins w:id="842"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num>
            <m:den>
              <m:sSub>
                <m:sSubPr>
                  <m:ctrlPr>
                    <w:ins w:id="843" w:author="Zalisk, Kirsten" w:date="2022-12-07T12:37:00Z">
                      <w:rPr>
                        <w:rFonts w:ascii="Cambria Math" w:eastAsiaTheme="minorHAnsi" w:hAnsi="Cambria Math"/>
                        <w:i/>
                        <w:iCs/>
                        <w:sz w:val="22"/>
                        <w:szCs w:val="22"/>
                      </w:rPr>
                    </w:ins>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t>Where:</w:t>
      </w:r>
    </w:p>
    <w:p w14:paraId="14B4ED48" w14:textId="77777777" w:rsidR="00F65DE7" w:rsidRPr="009C7E86" w:rsidRDefault="00000000" w:rsidP="00D751B3">
      <w:pPr>
        <w:pStyle w:val="ListParagraph"/>
        <w:keepNext/>
        <w:widowControl/>
        <w:rPr>
          <w:sz w:val="22"/>
          <w:szCs w:val="22"/>
        </w:rPr>
      </w:pPr>
      <m:oMath>
        <m:sSub>
          <m:sSubPr>
            <m:ctrlPr>
              <w:ins w:id="844"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w:t>
      </w:r>
      <w:proofErr w:type="gramStart"/>
      <w:r w:rsidR="00F65DE7" w:rsidRPr="009C7E86">
        <w:rPr>
          <w:sz w:val="22"/>
          <w:szCs w:val="22"/>
        </w:rPr>
        <w:t>sample</w:t>
      </w:r>
      <w:proofErr w:type="gramEnd"/>
      <w:r w:rsidR="00F65DE7" w:rsidRPr="009C7E86">
        <w:rPr>
          <w:sz w:val="22"/>
          <w:szCs w:val="22"/>
        </w:rPr>
        <w:t xml:space="preserv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000000" w:rsidP="00D751B3">
      <w:pPr>
        <w:pStyle w:val="ListParagraph"/>
        <w:keepNext/>
        <w:widowControl/>
        <w:rPr>
          <w:sz w:val="22"/>
          <w:szCs w:val="22"/>
        </w:rPr>
      </w:pPr>
      <m:oMath>
        <m:sSub>
          <m:sSubPr>
            <m:ctrlPr>
              <w:ins w:id="845"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000000" w:rsidP="00D751B3">
      <w:pPr>
        <w:pStyle w:val="ListParagraph"/>
        <w:widowControl/>
        <w:ind w:left="1354" w:hanging="634"/>
        <w:rPr>
          <w:i/>
          <w:iCs/>
          <w:sz w:val="22"/>
          <w:szCs w:val="22"/>
        </w:rPr>
      </w:pPr>
      <m:oMath>
        <m:sSub>
          <m:sSubPr>
            <m:ctrlPr>
              <w:ins w:id="846" w:author="Zalisk, Kirsten" w:date="2022-12-07T12:37:00Z">
                <w:rPr>
                  <w:rFonts w:ascii="Cambria Math" w:eastAsiaTheme="minorHAnsi" w:hAnsi="Cambria Math"/>
                  <w:i/>
                  <w:iCs/>
                  <w:sz w:val="22"/>
                  <w:szCs w:val="22"/>
                </w:rPr>
              </w:ins>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proofErr w:type="spellStart"/>
      <w:r w:rsidR="00F65DE7" w:rsidRPr="00DB3B6D">
        <w:rPr>
          <w:i/>
          <w:sz w:val="22"/>
          <w:szCs w:val="22"/>
        </w:rPr>
        <w:t>i</w:t>
      </w:r>
      <w:proofErr w:type="spellEnd"/>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proofErr w:type="spellStart"/>
      <w:r w:rsidRPr="00DB3B6D">
        <w:rPr>
          <w:i/>
        </w:rPr>
        <w:t>i</w:t>
      </w:r>
      <w:proofErr w:type="spellEnd"/>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proofErr w:type="spellStart"/>
      <w:r w:rsidRPr="00D751B3">
        <w:rPr>
          <w:b/>
          <w:i/>
          <w:iCs/>
        </w:rPr>
        <w:t>i</w:t>
      </w:r>
      <w:proofErr w:type="spellEnd"/>
      <w:r w:rsidRPr="00F347B1">
        <w:rPr>
          <w:iCs/>
        </w:rPr>
        <w:t>)</w:t>
      </w:r>
      <w:r w:rsidRPr="009C7E86">
        <w:t xml:space="preserve"> is:</w:t>
      </w:r>
    </w:p>
    <w:p w14:paraId="14830C15" w14:textId="77777777" w:rsidR="00F65DE7" w:rsidRPr="009C7E86" w:rsidRDefault="00000000" w:rsidP="00F65DE7">
      <w:pPr>
        <w:pStyle w:val="ListParagraph"/>
        <w:rPr>
          <w:sz w:val="22"/>
          <w:szCs w:val="22"/>
        </w:rPr>
      </w:pPr>
      <m:oMathPara>
        <m:oMathParaPr>
          <m:jc m:val="left"/>
        </m:oMathParaPr>
        <m:oMath>
          <m:sSub>
            <m:sSubPr>
              <m:ctrlPr>
                <w:ins w:id="847"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ins w:id="848" w:author="Zalisk, Kirsten" w:date="2022-12-07T12:37:00Z">
                  <w:rPr>
                    <w:rFonts w:ascii="Cambria Math" w:eastAsiaTheme="minorHAnsi" w:hAnsi="Cambria Math"/>
                    <w:i/>
                    <w:iCs/>
                    <w:sz w:val="22"/>
                    <w:szCs w:val="22"/>
                  </w:rPr>
                </w:ins>
              </m:ctrlPr>
            </m:fPr>
            <m:num>
              <m:sSub>
                <m:sSubPr>
                  <m:ctrlPr>
                    <w:ins w:id="849"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num>
            <m:den>
              <m:sSubSup>
                <m:sSubSupPr>
                  <m:ctrlPr>
                    <w:ins w:id="850"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000000" w:rsidP="00F65DE7">
      <w:pPr>
        <w:pStyle w:val="ListParagraph"/>
        <w:rPr>
          <w:sz w:val="22"/>
          <w:szCs w:val="22"/>
        </w:rPr>
      </w:pPr>
      <m:oMath>
        <m:sSub>
          <m:sSubPr>
            <m:ctrlPr>
              <w:ins w:id="851"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000000" w:rsidP="006D5225">
      <w:pPr>
        <w:pStyle w:val="ListParagraph"/>
        <w:spacing w:after="200"/>
        <w:rPr>
          <w:sz w:val="22"/>
          <w:szCs w:val="22"/>
        </w:rPr>
      </w:pPr>
      <m:oMath>
        <m:sSubSup>
          <m:sSubSupPr>
            <m:ctrlPr>
              <w:ins w:id="852"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000000" w:rsidP="00F65DE7">
      <w:pPr>
        <w:pStyle w:val="ListParagraph"/>
        <w:rPr>
          <w:sz w:val="22"/>
          <w:szCs w:val="22"/>
        </w:rPr>
      </w:pPr>
      <m:oMathPara>
        <m:oMathParaPr>
          <m:jc m:val="left"/>
        </m:oMathParaPr>
        <m:oMath>
          <m:sSub>
            <m:sSubPr>
              <m:ctrlPr>
                <w:ins w:id="853"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ins w:id="854"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ins w:id="855"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ins w:id="856" w:author="Zalisk, Kirsten" w:date="2022-12-07T12:37:00Z">
                  <w:rPr>
                    <w:rFonts w:ascii="Cambria Math" w:eastAsiaTheme="minorHAnsi" w:hAnsi="Cambria Math"/>
                    <w:i/>
                    <w:iCs/>
                    <w:sz w:val="22"/>
                    <w:szCs w:val="22"/>
                  </w:rPr>
                </w:ins>
              </m:ctrlPr>
            </m:fPr>
            <m:num>
              <m:sSub>
                <m:sSubPr>
                  <m:ctrlPr>
                    <w:ins w:id="857"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ins w:id="858"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num>
            <m:den>
              <m:sSub>
                <m:sSubPr>
                  <m:ctrlPr>
                    <w:ins w:id="859"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ins w:id="860" w:author="Zalisk, Kirsten" w:date="2022-12-07T12:37:00Z">
                  <w:rPr>
                    <w:rFonts w:ascii="Cambria Math" w:eastAsiaTheme="minorHAnsi" w:hAnsi="Cambria Math"/>
                    <w:i/>
                    <w:iCs/>
                    <w:sz w:val="22"/>
                    <w:szCs w:val="22"/>
                  </w:rPr>
                </w:ins>
              </m:ctrlPr>
            </m:fPr>
            <m:num>
              <m:sSub>
                <m:sSubPr>
                  <m:ctrlPr>
                    <w:ins w:id="861"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num>
            <m:den>
              <m:sSubSup>
                <m:sSubSupPr>
                  <m:ctrlPr>
                    <w:ins w:id="862"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63"/>
          <m:f>
            <m:fPr>
              <m:ctrlPr>
                <w:ins w:id="864" w:author="Zalisk, Kirsten" w:date="2022-12-07T12:37:00Z">
                  <w:rPr>
                    <w:rFonts w:ascii="Cambria Math" w:eastAsiaTheme="minorHAnsi" w:hAnsi="Cambria Math"/>
                    <w:i/>
                    <w:iCs/>
                    <w:sz w:val="22"/>
                    <w:szCs w:val="22"/>
                  </w:rPr>
                </w:ins>
              </m:ctrlPr>
            </m:fPr>
            <m:num>
              <m:sSub>
                <m:sSubPr>
                  <m:ctrlPr>
                    <w:ins w:id="865"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ins w:id="866"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ins w:id="867"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ins w:id="868"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ins w:id="869"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63"/>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inverse of its overall selection probability:</w:t>
      </w:r>
    </w:p>
    <w:commentRangeStart w:id="870"/>
    <w:p w14:paraId="02BCF633" w14:textId="77777777" w:rsidR="00F65DE7" w:rsidRPr="009C7E86" w:rsidRDefault="00000000" w:rsidP="00F65DE7">
      <w:pPr>
        <w:pStyle w:val="ListParagraph"/>
        <w:rPr>
          <w:sz w:val="22"/>
          <w:szCs w:val="22"/>
        </w:rPr>
      </w:pPr>
      <m:oMathPara>
        <m:oMathParaPr>
          <m:jc m:val="left"/>
        </m:oMathParaPr>
        <m:oMath>
          <m:sSub>
            <m:sSubPr>
              <m:ctrlPr>
                <w:ins w:id="871" w:author="Zalisk, Kirsten" w:date="2022-12-07T12:37:00Z">
                  <w:rPr>
                    <w:rFonts w:ascii="Cambria Math" w:eastAsiaTheme="minorHAnsi" w:hAnsi="Cambria Math"/>
                    <w:i/>
                    <w:iCs/>
                    <w:sz w:val="22"/>
                    <w:szCs w:val="22"/>
                  </w:rPr>
                </w:ins>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ins w:id="872" w:author="Zalisk, Kirsten" w:date="2022-12-07T12:37:00Z">
                  <w:rPr>
                    <w:rFonts w:ascii="Cambria Math" w:eastAsiaTheme="minorHAnsi" w:hAnsi="Cambria Math"/>
                    <w:i/>
                    <w:iCs/>
                    <w:sz w:val="22"/>
                    <w:szCs w:val="22"/>
                  </w:rPr>
                </w:ins>
              </m:ctrlPr>
            </m:fPr>
            <m:num>
              <m:r>
                <w:rPr>
                  <w:rFonts w:ascii="Cambria Math" w:hAnsi="Cambria Math"/>
                  <w:sz w:val="22"/>
                  <w:szCs w:val="22"/>
                </w:rPr>
                <m:t>1</m:t>
              </m:r>
            </m:num>
            <m:den>
              <m:sSub>
                <m:sSubPr>
                  <m:ctrlPr>
                    <w:ins w:id="873"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ins w:id="874" w:author="Zalisk, Kirsten" w:date="2022-12-07T12:37:00Z">
                  <w:rPr>
                    <w:rFonts w:ascii="Cambria Math" w:eastAsiaTheme="minorHAnsi" w:hAnsi="Cambria Math"/>
                    <w:i/>
                    <w:iCs/>
                    <w:sz w:val="22"/>
                    <w:szCs w:val="22"/>
                  </w:rPr>
                </w:ins>
              </m:ctrlPr>
            </m:fPr>
            <m:num>
              <m:sSub>
                <m:sSubPr>
                  <m:ctrlPr>
                    <w:ins w:id="875"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ins w:id="876"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ins w:id="877"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ins w:id="878"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ins w:id="879"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ins w:id="880" w:author="Zalisk, Kirsten" w:date="2022-12-07T12:37:00Z">
                  <w:rPr>
                    <w:rFonts w:ascii="Cambria Math" w:eastAsiaTheme="minorHAnsi" w:hAnsi="Cambria Math"/>
                    <w:i/>
                    <w:iCs/>
                    <w:sz w:val="22"/>
                    <w:szCs w:val="22"/>
                  </w:rPr>
                </w:ins>
              </m:ctrlPr>
            </m:fPr>
            <m:num>
              <m:sSub>
                <m:sSubPr>
                  <m:ctrlPr>
                    <w:ins w:id="881"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num>
            <m:den>
              <m:sSub>
                <m:sSubPr>
                  <m:ctrlPr>
                    <w:ins w:id="882"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ins w:id="883"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ins w:id="884"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ins w:id="885"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63"/>
          </m:r>
          <w:commentRangeEnd w:id="870"/>
          <m:r>
            <m:rPr>
              <m:sty m:val="p"/>
            </m:rPr>
            <w:rPr>
              <w:rStyle w:val="CommentReference"/>
              <w:rFonts w:ascii="Cambria Math" w:hAnsi="Cambria Math"/>
            </w:rPr>
            <w:commentReference w:id="870"/>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54575860" w14:textId="77777777" w:rsidR="00841F9B" w:rsidRDefault="00841F9B" w:rsidP="008B6850">
      <w:pPr>
        <w:pStyle w:val="Heading3"/>
      </w:pPr>
      <w:bookmarkStart w:id="886" w:name="_Toc22897350"/>
      <w:bookmarkStart w:id="887" w:name="_Toc50719351"/>
      <w:bookmarkStart w:id="888" w:name="_Toc400542639"/>
      <w:bookmarkStart w:id="889" w:name="_Toc414874527"/>
      <w:r>
        <w:t>Data</w:t>
      </w:r>
      <w:commentRangeStart w:id="890"/>
      <w:r>
        <w:t xml:space="preserve"> </w:t>
      </w:r>
      <w:commentRangeStart w:id="891"/>
      <w:r>
        <w:t>source</w:t>
      </w:r>
      <w:r w:rsidRPr="006B64C4">
        <w:t xml:space="preserve"> </w:t>
      </w:r>
      <w:commentRangeEnd w:id="891"/>
      <w:r>
        <w:rPr>
          <w:rStyle w:val="CommentReference"/>
          <w:b w:val="0"/>
        </w:rPr>
        <w:commentReference w:id="891"/>
      </w:r>
      <w:commentRangeEnd w:id="890"/>
      <w:r>
        <w:rPr>
          <w:rStyle w:val="CommentReference"/>
          <w:b w:val="0"/>
        </w:rPr>
        <w:commentReference w:id="890"/>
      </w:r>
      <w:bookmarkEnd w:id="886"/>
      <w:bookmarkEnd w:id="887"/>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92" w:name="_Toc22897351"/>
      <w:bookmarkStart w:id="893" w:name="_Toc50719352"/>
      <w:r>
        <w:t>Data preparation</w:t>
      </w:r>
      <w:bookmarkEnd w:id="892"/>
      <w:bookmarkEnd w:id="893"/>
      <w:r>
        <w:t xml:space="preserve"> </w:t>
      </w:r>
    </w:p>
    <w:p w14:paraId="56D430CE" w14:textId="77777777" w:rsidR="00841F9B" w:rsidRPr="002B5C77" w:rsidRDefault="00841F9B" w:rsidP="002B5C77">
      <w:pPr>
        <w:pStyle w:val="Heading4"/>
        <w:rPr>
          <w:sz w:val="22"/>
          <w:szCs w:val="22"/>
          <w:highlight w:val="yellow"/>
        </w:rPr>
      </w:pPr>
      <w:bookmarkStart w:id="894" w:name="_Toc50719353"/>
      <w:r w:rsidRPr="002B5C77">
        <w:rPr>
          <w:sz w:val="22"/>
          <w:szCs w:val="22"/>
          <w:highlight w:val="yellow"/>
        </w:rPr>
        <w:t xml:space="preserve">Data excluded from </w:t>
      </w:r>
      <w:commentRangeStart w:id="895"/>
      <w:r w:rsidRPr="002B5C77">
        <w:rPr>
          <w:sz w:val="22"/>
          <w:szCs w:val="22"/>
          <w:highlight w:val="yellow"/>
        </w:rPr>
        <w:t>analysis</w:t>
      </w:r>
      <w:commentRangeEnd w:id="895"/>
      <w:r w:rsidRPr="002B5C77">
        <w:rPr>
          <w:sz w:val="22"/>
          <w:szCs w:val="22"/>
          <w:highlight w:val="yellow"/>
        </w:rPr>
        <w:commentReference w:id="895"/>
      </w:r>
      <w:r w:rsidRPr="002B5C77">
        <w:rPr>
          <w:sz w:val="22"/>
          <w:szCs w:val="22"/>
          <w:highlight w:val="yellow"/>
        </w:rPr>
        <w:t>:</w:t>
      </w:r>
      <w:bookmarkEnd w:id="894"/>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96" w:name="_Toc50719354"/>
      <w:commentRangeStart w:id="897"/>
      <w:r w:rsidRPr="002B5C77">
        <w:rPr>
          <w:sz w:val="22"/>
          <w:szCs w:val="22"/>
          <w:highlight w:val="yellow"/>
        </w:rPr>
        <w:t>Imputations</w:t>
      </w:r>
      <w:commentRangeEnd w:id="897"/>
      <w:r w:rsidRPr="002B5C77">
        <w:rPr>
          <w:highlight w:val="yellow"/>
        </w:rPr>
        <w:commentReference w:id="897"/>
      </w:r>
      <w:r w:rsidRPr="002B5C77">
        <w:rPr>
          <w:sz w:val="22"/>
          <w:szCs w:val="22"/>
          <w:highlight w:val="yellow"/>
        </w:rPr>
        <w:t>:</w:t>
      </w:r>
      <w:bookmarkEnd w:id="896"/>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98" w:name="_Toc50719355"/>
      <w:commentRangeStart w:id="899"/>
      <w:r w:rsidRPr="002B5C77">
        <w:rPr>
          <w:sz w:val="22"/>
          <w:szCs w:val="22"/>
          <w:highlight w:val="yellow"/>
        </w:rPr>
        <w:t>Prices:</w:t>
      </w:r>
      <w:commentRangeEnd w:id="899"/>
      <w:r w:rsidRPr="002B5C77">
        <w:rPr>
          <w:highlight w:val="yellow"/>
        </w:rPr>
        <w:commentReference w:id="899"/>
      </w:r>
      <w:bookmarkEnd w:id="898"/>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900" w:name="_Toc50719356"/>
      <w:commentRangeStart w:id="901"/>
      <w:r w:rsidRPr="002B5C77">
        <w:rPr>
          <w:sz w:val="22"/>
          <w:szCs w:val="22"/>
          <w:highlight w:val="yellow"/>
        </w:rPr>
        <w:t>Other adjustments:</w:t>
      </w:r>
      <w:commentRangeEnd w:id="901"/>
      <w:r w:rsidRPr="002B5C77">
        <w:rPr>
          <w:rStyle w:val="CommentReference"/>
          <w:sz w:val="22"/>
          <w:szCs w:val="22"/>
        </w:rPr>
        <w:commentReference w:id="901"/>
      </w:r>
      <w:bookmarkEnd w:id="900"/>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88"/>
    <w:bookmarkEnd w:id="889"/>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902" w:name="_Toc50719357"/>
      <w:r>
        <w:t xml:space="preserve">Currency conversions using consumer price indices and purchasing power </w:t>
      </w:r>
      <w:commentRangeStart w:id="903"/>
      <w:r>
        <w:t>parity</w:t>
      </w:r>
      <w:commentRangeEnd w:id="903"/>
      <w:r w:rsidRPr="00AD77C6">
        <w:commentReference w:id="903"/>
      </w:r>
      <w:bookmarkEnd w:id="902"/>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904" w:name="_Toc50719358"/>
      <w:r>
        <w:t xml:space="preserve">Poverty </w:t>
      </w:r>
      <w:commentRangeStart w:id="905"/>
      <w:r>
        <w:t>thresholds</w:t>
      </w:r>
      <w:commentRangeEnd w:id="905"/>
      <w:r w:rsidRPr="00AD77C6">
        <w:commentReference w:id="905"/>
      </w:r>
      <w:bookmarkEnd w:id="904"/>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906" w:name="_Toc412728990"/>
      <w:bookmarkStart w:id="907"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908" w:name="_Toc22897352"/>
      <w:bookmarkStart w:id="909" w:name="_Toc50719359"/>
      <w:r>
        <w:t xml:space="preserve">Appendix 3. </w:t>
      </w:r>
      <w:r w:rsidR="00C07489">
        <w:t xml:space="preserve">Data </w:t>
      </w:r>
      <w:commentRangeStart w:id="910"/>
      <w:r w:rsidR="00C07489">
        <w:t>quality</w:t>
      </w:r>
      <w:bookmarkEnd w:id="908"/>
      <w:commentRangeEnd w:id="910"/>
      <w:r w:rsidR="00481527">
        <w:rPr>
          <w:rStyle w:val="CommentReference"/>
          <w:rFonts w:eastAsia="Arial"/>
          <w:b w:val="0"/>
          <w:caps w:val="0"/>
          <w:color w:val="000000"/>
        </w:rPr>
        <w:commentReference w:id="910"/>
      </w:r>
      <w:bookmarkEnd w:id="909"/>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r w:rsidR="00A11DD1">
        <w:rPr>
          <w:sz w:val="22"/>
          <w:szCs w:val="22"/>
          <w:highlight w:val="yellow"/>
        </w:rPr>
        <w:t xml:space="preserve">endline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quality data was ensured in the endline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CSPro </w:t>
      </w:r>
      <w:proofErr w:type="gramStart"/>
      <w:r w:rsidR="005232BF" w:rsidRPr="008C65C6">
        <w:rPr>
          <w:sz w:val="22"/>
          <w:szCs w:val="22"/>
        </w:rPr>
        <w:t>software</w:t>
      </w:r>
      <w:proofErr w:type="gramEnd"/>
      <w:r w:rsidR="005232BF" w:rsidRPr="008C65C6">
        <w:rPr>
          <w:sz w:val="22"/>
          <w:szCs w:val="22"/>
        </w:rPr>
        <w:t xml:space="preserv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w:t>
      </w:r>
      <w:proofErr w:type="gramStart"/>
      <w:r w:rsidR="001D1B65">
        <w:rPr>
          <w:szCs w:val="22"/>
        </w:rPr>
        <w:t>are a reflection of</w:t>
      </w:r>
      <w:proofErr w:type="gramEnd"/>
      <w:r w:rsidR="001D1B65">
        <w:rPr>
          <w:szCs w:val="22"/>
        </w:rPr>
        <w:t xml:space="preserve">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r w:rsidR="00A11DD1">
        <w:rPr>
          <w:szCs w:val="22"/>
          <w:highlight w:val="yellow"/>
        </w:rPr>
        <w:t xml:space="preserve">endline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911" w:name="_Toc50719241"/>
      <w:r>
        <w:t xml:space="preserve">Table </w:t>
      </w:r>
      <w:r w:rsidR="00396A13">
        <w:t>A3.</w:t>
      </w:r>
      <w:r>
        <w:t>1: Household Completion Rate</w:t>
      </w:r>
      <w:bookmarkEnd w:id="911"/>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w:t>
      </w:r>
      <w:proofErr w:type="gramStart"/>
      <w:r w:rsidRPr="0058775B">
        <w:rPr>
          <w:rFonts w:cs="ZapfHumnst BT"/>
          <w:sz w:val="16"/>
          <w:szCs w:val="16"/>
        </w:rPr>
        <w:t>=(</w:t>
      </w:r>
      <w:proofErr w:type="gramEnd"/>
      <w:r w:rsidRPr="0058775B">
        <w:rPr>
          <w:rFonts w:cs="ZapfHumnst BT"/>
          <w:sz w:val="16"/>
          <w:szCs w:val="16"/>
        </w:rPr>
        <w:t>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912" w:name="_Toc50719242"/>
      <w:r>
        <w:t xml:space="preserve">Table </w:t>
      </w:r>
      <w:r w:rsidR="00396A13">
        <w:t>A</w:t>
      </w:r>
      <w:r w:rsidR="008B6084">
        <w:t>3.2</w:t>
      </w:r>
      <w:r w:rsidR="0022306E">
        <w:t>: Primary Male and Female D</w:t>
      </w:r>
      <w:r>
        <w:t>ecisionmakers</w:t>
      </w:r>
      <w:bookmarkEnd w:id="912"/>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913" w:name="_Toc50719243"/>
      <w:r>
        <w:t xml:space="preserve">Table </w:t>
      </w:r>
      <w:r w:rsidR="008B6084">
        <w:t>A3.</w:t>
      </w:r>
      <w:r>
        <w:t>3: Age H</w:t>
      </w:r>
      <w:r w:rsidRPr="0022306E">
        <w:t>eaping i</w:t>
      </w:r>
      <w:r>
        <w:t>n the Household R</w:t>
      </w:r>
      <w:r w:rsidRPr="0022306E">
        <w:t>oster</w:t>
      </w:r>
      <w:bookmarkEnd w:id="913"/>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r w:rsidR="00A11DD1">
              <w:rPr>
                <w:rFonts w:cs="ZapfHumnst BT"/>
                <w:sz w:val="20"/>
                <w:szCs w:val="20"/>
                <w:highlight w:val="yellow"/>
              </w:rPr>
              <w:t xml:space="preserve">endline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914" w:name="_Toc50719244"/>
      <w:r>
        <w:t xml:space="preserve">Table </w:t>
      </w:r>
      <w:r w:rsidR="008B6084">
        <w:t>A3.</w:t>
      </w:r>
      <w:r>
        <w:t>4: Eligible Women per Household</w:t>
      </w:r>
      <w:bookmarkEnd w:id="914"/>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915" w:name="_Toc50719245"/>
      <w:r>
        <w:t xml:space="preserve">Table </w:t>
      </w:r>
      <w:r w:rsidR="008B6084">
        <w:t>A3.</w:t>
      </w:r>
      <w:r w:rsidR="004F5878">
        <w:t>5</w:t>
      </w:r>
      <w:r>
        <w:t>: Eligible Children per Household</w:t>
      </w:r>
      <w:bookmarkEnd w:id="915"/>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916" w:name="_Toc50719246"/>
      <w:r>
        <w:t xml:space="preserve">Table </w:t>
      </w:r>
      <w:r w:rsidR="008B6084">
        <w:t>A3.6</w:t>
      </w:r>
      <w:r w:rsidR="001B37D5">
        <w:t>: Module 6 (Women) Women’</w:t>
      </w:r>
      <w:r>
        <w:t>s Empowerment in Agriculture Module, Eligibility and Response Rate</w:t>
      </w:r>
      <w:bookmarkEnd w:id="916"/>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proofErr w:type="spellStart"/>
      <w:r>
        <w:rPr>
          <w:rFonts w:cs="ZapfHumnst BT"/>
          <w:sz w:val="16"/>
          <w:szCs w:val="16"/>
          <w:vertAlign w:val="superscript"/>
        </w:rPr>
        <w:t>a</w:t>
      </w:r>
      <w:proofErr w:type="spellEnd"/>
      <w:r w:rsidR="00044CD9" w:rsidRPr="00044CD9">
        <w:rPr>
          <w:rFonts w:cs="ZapfHumnst BT"/>
          <w:sz w:val="16"/>
          <w:szCs w:val="16"/>
        </w:rPr>
        <w:t xml:space="preserve"> </w:t>
      </w:r>
      <w:proofErr w:type="gramStart"/>
      <w:r w:rsidR="00044CD9" w:rsidRPr="00044CD9">
        <w:rPr>
          <w:rFonts w:cs="ZapfHumnst BT"/>
          <w:sz w:val="16"/>
          <w:szCs w:val="16"/>
        </w:rPr>
        <w:t>The</w:t>
      </w:r>
      <w:proofErr w:type="gramEnd"/>
      <w:r w:rsidR="00044CD9" w:rsidRPr="00044CD9">
        <w:rPr>
          <w:rFonts w:cs="ZapfHumnst BT"/>
          <w:sz w:val="16"/>
          <w:szCs w:val="16"/>
        </w:rPr>
        <w:t xml:space="preserv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917" w:name="_Toc50719247"/>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917"/>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proofErr w:type="spellStart"/>
      <w:r>
        <w:rPr>
          <w:rFonts w:cs="ZapfHumnst BT"/>
          <w:sz w:val="16"/>
          <w:szCs w:val="16"/>
          <w:vertAlign w:val="superscript"/>
        </w:rPr>
        <w:t>a</w:t>
      </w:r>
      <w:proofErr w:type="spellEnd"/>
      <w:r w:rsidRPr="001B37D5">
        <w:rPr>
          <w:rFonts w:cs="ZapfHumnst BT"/>
          <w:sz w:val="16"/>
          <w:szCs w:val="16"/>
        </w:rPr>
        <w:t xml:space="preserve"> </w:t>
      </w:r>
      <w:proofErr w:type="gramStart"/>
      <w:r w:rsidRPr="001B37D5">
        <w:rPr>
          <w:rFonts w:cs="ZapfHumnst BT"/>
          <w:sz w:val="16"/>
          <w:szCs w:val="16"/>
        </w:rPr>
        <w:t>The</w:t>
      </w:r>
      <w:proofErr w:type="gramEnd"/>
      <w:r w:rsidRPr="001B37D5">
        <w:rPr>
          <w:rFonts w:cs="ZapfHumnst BT"/>
          <w:sz w:val="16"/>
          <w:szCs w:val="16"/>
        </w:rPr>
        <w:t xml:space="preserv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918" w:name="_Toc22897353"/>
      <w:bookmarkStart w:id="919" w:name="_Toc50719360"/>
      <w:r>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918"/>
      <w:bookmarkEnd w:id="919"/>
    </w:p>
    <w:p w14:paraId="7AA204E3" w14:textId="56BFCC8B" w:rsidR="00BC0F95" w:rsidRPr="00303001" w:rsidRDefault="00F65DE7" w:rsidP="006D5225">
      <w:pPr>
        <w:pStyle w:val="Heading2"/>
        <w:ind w:left="1440" w:hanging="720"/>
      </w:pPr>
      <w:bookmarkStart w:id="920" w:name="_Toc22897354"/>
      <w:bookmarkStart w:id="921" w:name="_Toc50719361"/>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906"/>
      <w:bookmarkEnd w:id="907"/>
      <w:bookmarkEnd w:id="920"/>
      <w:bookmarkEnd w:id="921"/>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r w:rsidR="00A11DD1" w:rsidRPr="00A11DD1">
        <w:rPr>
          <w:rFonts w:cs="ZapfHumnst BT"/>
          <w:szCs w:val="22"/>
          <w:highlight w:val="yellow"/>
        </w:rPr>
        <w:t xml:space="preserve">endline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922" w:name="_Toc50719248"/>
      <w:r>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922"/>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w:t>
            </w:r>
            <w:proofErr w:type="gramStart"/>
            <w:r w:rsidRPr="006D5225">
              <w:rPr>
                <w:sz w:val="20"/>
                <w:szCs w:val="20"/>
              </w:rPr>
              <w:t>]?:</w:t>
            </w:r>
            <w:proofErr w:type="gramEnd"/>
            <w:r w:rsidRPr="006D5225">
              <w:rPr>
                <w:sz w:val="20"/>
                <w:szCs w:val="20"/>
              </w:rPr>
              <w:t xml:space="preserve">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“Has anyone in your household taken any loans or borrowed cash/in-kind from [SOURCE] in the past 12 </w:t>
            </w:r>
            <w:proofErr w:type="gramStart"/>
            <w:r w:rsidRPr="006D5225">
              <w:rPr>
                <w:sz w:val="20"/>
                <w:szCs w:val="20"/>
              </w:rPr>
              <w:t>months?:</w:t>
            </w:r>
            <w:proofErr w:type="gramEnd"/>
            <w:r w:rsidRPr="006D5225">
              <w:rPr>
                <w:sz w:val="20"/>
                <w:szCs w:val="20"/>
              </w:rPr>
              <w:t xml:space="preserve">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Household has no credit; OR household has </w:t>
            </w:r>
            <w:proofErr w:type="gramStart"/>
            <w:r w:rsidRPr="006D5225">
              <w:rPr>
                <w:sz w:val="20"/>
                <w:szCs w:val="20"/>
              </w:rPr>
              <w:t>credit</w:t>
            </w:r>
            <w:proofErr w:type="gramEnd"/>
            <w:r w:rsidRPr="006D5225">
              <w:rPr>
                <w:sz w:val="20"/>
                <w:szCs w:val="20"/>
              </w:rPr>
              <w:t xml:space="preserve">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“To what extent do you feel you can make your own personal decisions regarding these aspects of household life if you want(ed) </w:t>
            </w:r>
            <w:proofErr w:type="gramStart"/>
            <w:r w:rsidRPr="006D5225">
              <w:rPr>
                <w:sz w:val="20"/>
                <w:szCs w:val="20"/>
              </w:rPr>
              <w:t>to?:</w:t>
            </w:r>
            <w:proofErr w:type="gramEnd"/>
            <w:r w:rsidRPr="006D5225">
              <w:rPr>
                <w:sz w:val="20"/>
                <w:szCs w:val="20"/>
              </w:rPr>
              <w:t xml:space="preserve">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t xml:space="preserve">Group </w:t>
            </w:r>
            <w:proofErr w:type="gramStart"/>
            <w:r w:rsidRPr="006D5225">
              <w:rPr>
                <w:sz w:val="20"/>
                <w:szCs w:val="20"/>
              </w:rPr>
              <w:t>member-ship</w:t>
            </w:r>
            <w:proofErr w:type="gramEnd"/>
            <w:r w:rsidRPr="006D5225">
              <w:rPr>
                <w:sz w:val="20"/>
                <w:szCs w:val="20"/>
              </w:rPr>
              <w:t xml:space="preserve">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923" w:name="_Toc22897355"/>
      <w:bookmarkStart w:id="924" w:name="_Toc50719362"/>
      <w:commentRangeStart w:id="925"/>
      <w:r>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925"/>
      <w:r>
        <w:rPr>
          <w:rStyle w:val="CommentReference"/>
          <w:rFonts w:eastAsia="Arial" w:cs="Arial"/>
          <w:b w:val="0"/>
          <w:color w:val="000000"/>
        </w:rPr>
        <w:commentReference w:id="925"/>
      </w:r>
      <w:bookmarkEnd w:id="923"/>
      <w:bookmarkEnd w:id="924"/>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proofErr w:type="gramStart"/>
      <w:r w:rsidR="00000872">
        <w:rPr>
          <w:i/>
          <w:sz w:val="22"/>
        </w:rPr>
        <w:t>–</w:t>
      </w:r>
      <w:r w:rsidRPr="00255BE1">
        <w:rPr>
          <w:i/>
          <w:sz w:val="22"/>
          <w:highlight w:val="yellow"/>
        </w:rPr>
        <w:t>[</w:t>
      </w:r>
      <w:proofErr w:type="gramEnd"/>
      <w:r w:rsidR="00A11DD1">
        <w:rPr>
          <w:i/>
          <w:sz w:val="22"/>
          <w:highlight w:val="yellow"/>
        </w:rPr>
        <w:t xml:space="preserve">endline </w:t>
      </w:r>
      <w:r w:rsidRPr="00255BE1">
        <w:rPr>
          <w:i/>
          <w:sz w:val="22"/>
          <w:highlight w:val="yellow"/>
        </w:rPr>
        <w:t>survey year(s)</w:t>
      </w:r>
      <w:r>
        <w:rPr>
          <w:i/>
          <w:sz w:val="22"/>
        </w:rPr>
        <w:t>]</w:t>
      </w:r>
      <w:r w:rsidR="008C6222">
        <w:rPr>
          <w:i/>
          <w:sz w:val="22"/>
        </w:rPr>
        <w:t xml:space="preserve"> endline</w:t>
      </w:r>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926"/>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926"/>
      <w:r w:rsidR="00255BE1">
        <w:rPr>
          <w:rStyle w:val="CommentReference"/>
        </w:rPr>
        <w:commentReference w:id="926"/>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927" w:name="_Toc22897356"/>
      <w:bookmarkStart w:id="928" w:name="_Toc50719363"/>
      <w:commentRangeStart w:id="929"/>
      <w:r w:rsidRPr="00255BE1">
        <w:t>K</w:t>
      </w:r>
      <w:r w:rsidR="00AF6531">
        <w:t>ey f</w:t>
      </w:r>
      <w:r w:rsidRPr="00255BE1">
        <w:t>indings</w:t>
      </w:r>
      <w:commentRangeEnd w:id="929"/>
      <w:r w:rsidR="006A5C2A" w:rsidRPr="00255BE1">
        <w:commentReference w:id="929"/>
      </w:r>
      <w:bookmarkEnd w:id="927"/>
      <w:bookmarkEnd w:id="928"/>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930" w:name="_Toc22897357"/>
      <w:bookmarkStart w:id="931" w:name="_Toc50719364"/>
      <w:commentRangeStart w:id="932"/>
      <w:r w:rsidRPr="00410B48">
        <w:t>Sample</w:t>
      </w:r>
      <w:commentRangeEnd w:id="932"/>
      <w:r w:rsidR="006A5C2A">
        <w:rPr>
          <w:rStyle w:val="CommentReference"/>
          <w:rFonts w:eastAsia="Arial" w:cs="Arial"/>
          <w:b w:val="0"/>
        </w:rPr>
        <w:commentReference w:id="932"/>
      </w:r>
      <w:bookmarkEnd w:id="930"/>
      <w:bookmarkEnd w:id="931"/>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933" w:name="_Toc22897358"/>
      <w:bookmarkStart w:id="934" w:name="_Toc50719365"/>
      <w:commentRangeStart w:id="935"/>
      <w:r w:rsidRPr="00410B48">
        <w:t>W</w:t>
      </w:r>
      <w:r w:rsidR="00AF6531">
        <w:t>EAI s</w:t>
      </w:r>
      <w:r w:rsidRPr="00410B48">
        <w:t xml:space="preserve">core </w:t>
      </w:r>
      <w:commentRangeEnd w:id="935"/>
      <w:r w:rsidR="006A5C2A" w:rsidRPr="00255BE1">
        <w:commentReference w:id="935"/>
      </w:r>
      <w:bookmarkEnd w:id="933"/>
      <w:bookmarkEnd w:id="934"/>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936" w:name="_Toc22897359"/>
      <w:bookmarkStart w:id="937" w:name="_Toc50719366"/>
      <w:commentRangeStart w:id="938"/>
      <w:r w:rsidRPr="00410B48">
        <w:t>5</w:t>
      </w:r>
      <w:r w:rsidR="00AF6531">
        <w:t>DE s</w:t>
      </w:r>
      <w:r w:rsidRPr="00410B48">
        <w:t xml:space="preserve">core </w:t>
      </w:r>
      <w:commentRangeEnd w:id="938"/>
      <w:r w:rsidR="006A5C2A" w:rsidRPr="00255BE1">
        <w:commentReference w:id="938"/>
      </w:r>
      <w:bookmarkEnd w:id="936"/>
      <w:bookmarkEnd w:id="937"/>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939" w:name="_Toc22897360"/>
      <w:bookmarkStart w:id="940" w:name="_Toc50719367"/>
      <w:r>
        <w:t>GPI s</w:t>
      </w:r>
      <w:r w:rsidR="008C6222" w:rsidRPr="00410B48">
        <w:t>core</w:t>
      </w:r>
      <w:bookmarkEnd w:id="939"/>
      <w:bookmarkEnd w:id="940"/>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941" w:name="_Toc22897361"/>
      <w:bookmarkStart w:id="942" w:name="_Toc50719368"/>
      <w:commentRangeStart w:id="943"/>
      <w:commentRangeStart w:id="944"/>
      <w:r w:rsidRPr="00410B48">
        <w:t>T</w:t>
      </w:r>
      <w:r w:rsidR="00AF6531">
        <w:t>op contributors to d</w:t>
      </w:r>
      <w:r w:rsidRPr="00410B48">
        <w:t>isempowerment</w:t>
      </w:r>
      <w:commentRangeEnd w:id="943"/>
      <w:r w:rsidR="006A5C2A" w:rsidRPr="00255BE1">
        <w:commentReference w:id="943"/>
      </w:r>
      <w:bookmarkEnd w:id="941"/>
      <w:bookmarkEnd w:id="942"/>
      <w:commentRangeEnd w:id="944"/>
    </w:p>
    <w:p w14:paraId="642A1F63" w14:textId="77777777" w:rsidR="00255BE1" w:rsidRPr="00410B48" w:rsidRDefault="00255BE1" w:rsidP="00255BE1">
      <w:pPr>
        <w:pStyle w:val="BodyText"/>
      </w:pPr>
      <w:r w:rsidRPr="00255BE1">
        <w:rPr>
          <w:rFonts w:eastAsia="Cabin" w:cs="Cabin"/>
          <w:sz w:val="24"/>
        </w:rPr>
        <w:commentReference w:id="944"/>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945" w:name="_Toc22897362"/>
      <w:bookmarkStart w:id="946" w:name="_Toc50719369"/>
      <w:commentRangeStart w:id="947"/>
      <w:r w:rsidRPr="00410B48">
        <w:t>W</w:t>
      </w:r>
      <w:r w:rsidR="00AF6531">
        <w:t>EAI application in p</w:t>
      </w:r>
      <w:r w:rsidRPr="00410B48">
        <w:t>rogramming</w:t>
      </w:r>
      <w:commentRangeEnd w:id="947"/>
      <w:r w:rsidR="00255BE1" w:rsidRPr="00255BE1">
        <w:commentReference w:id="947"/>
      </w:r>
      <w:bookmarkEnd w:id="945"/>
      <w:bookmarkEnd w:id="946"/>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48" w:name="_Toc22897363"/>
      <w:bookmarkStart w:id="949" w:name="_Toc50719370"/>
      <w:commentRangeStart w:id="950"/>
      <w:r w:rsidRPr="00410B48">
        <w:t>W</w:t>
      </w:r>
      <w:r w:rsidR="00AF6531">
        <w:t>EAI r</w:t>
      </w:r>
      <w:r w:rsidR="005920F0">
        <w:t>esearch</w:t>
      </w:r>
      <w:r w:rsidRPr="00410B48">
        <w:t xml:space="preserve"> </w:t>
      </w:r>
      <w:commentRangeEnd w:id="950"/>
      <w:r w:rsidR="00255BE1" w:rsidRPr="00255BE1">
        <w:commentReference w:id="950"/>
      </w:r>
      <w:bookmarkEnd w:id="948"/>
      <w:bookmarkEnd w:id="949"/>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2"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3"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14"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5"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4"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7"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3"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4"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endline, explain what those changes were, and what the comparable areas in baseline and endline </w:t>
      </w:r>
      <w:r>
        <w:rPr>
          <w:szCs w:val="22"/>
        </w:rPr>
        <w:t>Phase One ZOI</w:t>
      </w:r>
      <w:r>
        <w:t xml:space="preserve">s are. </w:t>
      </w:r>
    </w:p>
  </w:comment>
  <w:comment w:id="39"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1"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2"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Add any additional sources used to calculate the ZOI indicator baseline or endline.</w:t>
      </w:r>
    </w:p>
  </w:comment>
  <w:comment w:id="56"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1"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Confirm with USAID that the information from the baseline report was also accurate at the time of the endline ZOI Survey. Update the information if any of the information from the baseline report is found to be inaccurate.</w:t>
      </w:r>
    </w:p>
  </w:comment>
  <w:comment w:id="176"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endline surveys. </w:t>
      </w:r>
    </w:p>
    <w:p w14:paraId="7B816DEE" w14:textId="77777777" w:rsidR="00F27E8A" w:rsidRDefault="00F27E8A" w:rsidP="00E82BFE">
      <w:pPr>
        <w:pStyle w:val="CommentText"/>
      </w:pPr>
    </w:p>
    <w:p w14:paraId="74929C3D" w14:textId="64B8BE45" w:rsidR="00F27E8A" w:rsidRDefault="00F27E8A" w:rsidP="00E82BFE">
      <w:pPr>
        <w:pStyle w:val="CommentText"/>
      </w:pPr>
      <w:r>
        <w:t>Be careful to ascertain whether there have been any changes in the definition of the ZOI between baseline and endline, and ensure that only comparable areas are included in this endline assessment.</w:t>
      </w:r>
    </w:p>
  </w:comment>
  <w:comment w:id="177"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endline.</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5"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0"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5"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7"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0"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2"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endline.</w:t>
      </w:r>
    </w:p>
  </w:comment>
  <w:comment w:id="213"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0"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baseline assessment and the endline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6"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0"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1"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2"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4"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6"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7"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8"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39"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1"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3"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4"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6"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8"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49"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r>
        <w:rPr>
          <w:b/>
          <w:u w:val="single"/>
        </w:rPr>
        <w:t>endline</w:t>
      </w:r>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endline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If there are seasonality differences between baseline and endline,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endline.</w:t>
      </w:r>
    </w:p>
  </w:comment>
  <w:comment w:id="250"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6"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4"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5"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Create a section for each secondary data source used at endline.</w:t>
      </w:r>
    </w:p>
  </w:comment>
  <w:comment w:id="266"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69"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List any issues other than seasonality of data collection that affect the comparability of indicator calculations——both among data sources used at baseline or endline, and between baseline and endline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1"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for all data sources used for the endline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If there are seasonality differences between baseline and endline,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endline.</w:t>
      </w:r>
    </w:p>
  </w:comment>
  <w:comment w:id="273"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endline</w:t>
      </w:r>
      <w:r w:rsidRPr="008B6614">
        <w:t>.</w:t>
      </w:r>
    </w:p>
  </w:comment>
  <w:comment w:id="275"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r w:rsidRPr="009B15B3">
        <w:t xml:space="preserve">endline and between </w:t>
      </w:r>
      <w:r>
        <w:t xml:space="preserve">baseline and endline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1"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the endline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Therefore, in addition to customizing the standard disaggregates defined in this section so they align with the endline ZOI Survey, any cross-data-source variations in definitions of standard disaggregates should be highlighted.</w:t>
      </w:r>
    </w:p>
  </w:comment>
  <w:comment w:id="283"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r>
        <w:t>endline</w:t>
      </w:r>
      <w:r w:rsidRPr="00B61F3E">
        <w:t xml:space="preserve"> assessment indicators </w:t>
      </w:r>
      <w:r>
        <w:t xml:space="preserve">are </w:t>
      </w:r>
      <w:r w:rsidRPr="00B61F3E">
        <w:t xml:space="preserve">the </w:t>
      </w:r>
      <w:r>
        <w:t>ZOI Surveys.</w:t>
      </w:r>
    </w:p>
  </w:comment>
  <w:comment w:id="288"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0"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7"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2"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however, there were substantial differences between baseline and endline due to [</w:t>
      </w:r>
      <w:r w:rsidRPr="001960DF">
        <w:rPr>
          <w:highlight w:val="yellow"/>
        </w:rPr>
        <w:t>Insert reasons for differences</w:t>
      </w:r>
      <w:r>
        <w:t>]</w:t>
      </w:r>
      <w:r w:rsidRPr="007E6E0A">
        <w:t>.</w:t>
      </w:r>
      <w:r>
        <w:t>”</w:t>
      </w:r>
    </w:p>
  </w:comment>
  <w:comment w:id="311"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3"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19"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0"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Insert a description of the school year in the country. Comment on the timing of the baseline and endline ZOI Surveys in relation to the school year, and if data were collected outside of the school year, which children were considered to be attending school at the time of the survey.</w:t>
      </w:r>
    </w:p>
  </w:comment>
  <w:comment w:id="327"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8"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3"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6"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5"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1"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2"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5"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Adjust the narrative in this section based on the information collected at baseline and what can be compared between baseline and endline. Be sure to address the following:</w:t>
      </w:r>
    </w:p>
    <w:p w14:paraId="187AAA65" w14:textId="423B65E1" w:rsidR="00F27E8A" w:rsidRDefault="00F27E8A" w:rsidP="000A6ED9">
      <w:pPr>
        <w:pStyle w:val="CommentText"/>
        <w:numPr>
          <w:ilvl w:val="0"/>
          <w:numId w:val="31"/>
        </w:numPr>
      </w:pPr>
      <w:r>
        <w:t>Did the definition of an improved water source in the ZOI Survey country change between baseline and endline?</w:t>
      </w:r>
    </w:p>
    <w:p w14:paraId="7BC030AB" w14:textId="25491239" w:rsidR="00F27E8A" w:rsidRDefault="00F27E8A" w:rsidP="000A6ED9">
      <w:pPr>
        <w:pStyle w:val="CommentText"/>
        <w:numPr>
          <w:ilvl w:val="0"/>
          <w:numId w:val="31"/>
        </w:numPr>
      </w:pPr>
      <w:r>
        <w:t>Can the improved sanitation facility indicator be reported at both baseline and endline?</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7"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Update this note if the definition of improved water source in the ZOI country changed between baseline and endline</w:t>
      </w:r>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0"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1"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2"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7"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4"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6"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89"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2"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4"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3"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5"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7"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6"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8"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2"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5"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8"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Present the A-WEAI, 5DE, and GPI scores. Are there statistically significant changes in these scores for females and males from baseline to endline?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0"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1"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3"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8"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0"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1"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What were the top three constraints to empowerment for females and males at baseline, and how have those results changed over time? At endline, what are the top three constraints to empowerment for females and males?</w:t>
      </w:r>
    </w:p>
  </w:comment>
  <w:comment w:id="453"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8"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0"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2"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5"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7"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8"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1"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2"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4"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7"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0"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4"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8"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5"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Address the seasonality of the baseline and endline data collection periods.</w:t>
      </w:r>
    </w:p>
  </w:comment>
  <w:comment w:id="502"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3"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5"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7"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0"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7"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3"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3"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89"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1"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2"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3"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3"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5"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59"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1"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3"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5"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7"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69"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3"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79"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1"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3"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5"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7"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1"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3"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5"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7"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799"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1"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3"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5"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7"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09"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1"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3"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5"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7"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19"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1"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3"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0"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Refer to the Feed the Future Survey Population-Based Survey Sampling Guide by DM Stukel,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endline data analysis.</w:t>
      </w:r>
    </w:p>
  </w:comment>
  <w:comment w:id="833"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6"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63" w:author="" w:initials="">
    <w:p w14:paraId="263DBE52" w14:textId="77777777" w:rsidR="00F27E8A" w:rsidRDefault="00F27E8A" w:rsidP="00F65DE7">
      <w:pPr>
        <w:pStyle w:val="CommentText"/>
      </w:pPr>
      <w:r>
        <w:rPr>
          <w:rStyle w:val="CommentReference"/>
        </w:rPr>
        <w:annotationRef/>
      </w:r>
    </w:p>
  </w:comment>
  <w:comment w:id="870" w:author="" w:initials="">
    <w:p w14:paraId="29BB27AF" w14:textId="77777777" w:rsidR="00F27E8A" w:rsidRDefault="00F27E8A" w:rsidP="00F65DE7">
      <w:pPr>
        <w:pStyle w:val="CommentText"/>
      </w:pPr>
      <w:r>
        <w:rPr>
          <w:rStyle w:val="CommentReference"/>
        </w:rPr>
        <w:annotationRef/>
      </w:r>
    </w:p>
  </w:comment>
  <w:comment w:id="891"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90"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Describe the data source used for the calculating the ZOI Survey poverty indicators at baseline and endline.</w:t>
      </w:r>
    </w:p>
    <w:p w14:paraId="1C30DF4D" w14:textId="77777777" w:rsidR="00F27E8A" w:rsidRDefault="00F27E8A" w:rsidP="00841F9B">
      <w:pPr>
        <w:pStyle w:val="CommentText"/>
      </w:pPr>
    </w:p>
  </w:comment>
  <w:comment w:id="895"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97"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99"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2E8DDF9B" w14:textId="77777777" w:rsidR="00F27E8A" w:rsidRDefault="00F27E8A" w:rsidP="00841F9B">
      <w:pPr>
        <w:pStyle w:val="CommentText"/>
      </w:pPr>
    </w:p>
  </w:comment>
  <w:comment w:id="901"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903"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905"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910"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925"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926"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Replace this figure, which serves as an illustrative example, with one that is customized to show the [COUNTRY] A-WEAI results: 5DE score, GPI score, and A-WEAI score at Phase One baseline and at endline. Also adjust to key to reflect the appropriate baseline and endline year(s).</w:t>
      </w:r>
    </w:p>
  </w:comment>
  <w:comment w:id="929"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932"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Summarize the ZOI Survey samples used for A-WEAI calculations at Phase One baseline and endline. Include data collection months and years for both surveys.</w:t>
      </w:r>
    </w:p>
  </w:comment>
  <w:comment w:id="935"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Present the overall A-WEAI score the percentage increase or decrease between Phase One baseline and endline.</w:t>
      </w:r>
    </w:p>
  </w:comment>
  <w:comment w:id="938"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Present the 5DE score; the percentage of women who are disempowered but have adequate achievements in X number of indicators that compose the 5DE; and the percentage increase or decrease between Phase One baseline and endline.</w:t>
      </w:r>
    </w:p>
  </w:comment>
  <w:comment w:id="943"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944"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47"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50"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89F9E" w14:textId="77777777" w:rsidR="008218AD" w:rsidRDefault="008218AD" w:rsidP="00EE0A33">
      <w:pPr>
        <w:spacing w:line="240" w:lineRule="auto"/>
      </w:pPr>
      <w:r>
        <w:separator/>
      </w:r>
    </w:p>
  </w:endnote>
  <w:endnote w:type="continuationSeparator" w:id="0">
    <w:p w14:paraId="6B7888F9" w14:textId="77777777" w:rsidR="008218AD" w:rsidRDefault="008218AD" w:rsidP="00EE0A33">
      <w:pPr>
        <w:spacing w:line="240" w:lineRule="auto"/>
      </w:pPr>
      <w:r>
        <w:continuationSeparator/>
      </w:r>
    </w:p>
  </w:endnote>
  <w:endnote w:type="continuationNotice" w:id="1">
    <w:p w14:paraId="493E49D1" w14:textId="77777777" w:rsidR="008218AD" w:rsidRDefault="008218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B006B" w14:textId="6469F769"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 xml:space="preserve">Feed the Future </w:t>
    </w:r>
    <w:r w:rsidR="00985AF8">
      <w:rPr>
        <w:b/>
        <w:sz w:val="18"/>
        <w:szCs w:val="18"/>
      </w:rPr>
      <w:t xml:space="preserve">Uganda </w:t>
    </w:r>
    <w:r w:rsidRPr="001A3F40">
      <w:rPr>
        <w:b/>
        <w:sz w:val="18"/>
        <w:szCs w:val="18"/>
      </w:rPr>
      <w:t>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E28EF" w14:textId="77777777" w:rsidR="008218AD" w:rsidRDefault="008218AD" w:rsidP="00EE0A33">
      <w:pPr>
        <w:spacing w:line="240" w:lineRule="auto"/>
      </w:pPr>
      <w:r>
        <w:separator/>
      </w:r>
    </w:p>
  </w:footnote>
  <w:footnote w:type="continuationSeparator" w:id="0">
    <w:p w14:paraId="6E01A1F6" w14:textId="77777777" w:rsidR="008218AD" w:rsidRDefault="008218AD" w:rsidP="00EE0A33">
      <w:pPr>
        <w:spacing w:line="240" w:lineRule="auto"/>
      </w:pPr>
      <w:r>
        <w:continuationSeparator/>
      </w:r>
    </w:p>
  </w:footnote>
  <w:footnote w:type="continuationNotice" w:id="1">
    <w:p w14:paraId="157D216D" w14:textId="77777777" w:rsidR="008218AD" w:rsidRDefault="008218AD">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r>
        <w:rPr>
          <w:highlight w:val="yellow"/>
        </w:rPr>
        <w:t>endline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r>
        <w:rPr>
          <w:highlight w:val="yellow"/>
        </w:rPr>
        <w:t xml:space="preserve">endline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endline.</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endline.</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proofErr w:type="spellStart"/>
      <w:r w:rsidRPr="000043FA">
        <w:rPr>
          <w:rStyle w:val="FootnoteReference"/>
          <w:vertAlign w:val="baseline"/>
        </w:rPr>
        <w:t>Grosh</w:t>
      </w:r>
      <w:proofErr w:type="spellEnd"/>
      <w:r w:rsidRPr="000043FA">
        <w:rPr>
          <w:rStyle w:val="FootnoteReference"/>
          <w:vertAlign w:val="baseline"/>
        </w:rPr>
        <w:t xml:space="preserve"> &amp; </w:t>
      </w:r>
      <w:proofErr w:type="spellStart"/>
      <w:r w:rsidRPr="000043FA">
        <w:rPr>
          <w:rStyle w:val="FootnoteReference"/>
          <w:vertAlign w:val="baseline"/>
        </w:rPr>
        <w:t>Glewwe</w:t>
      </w:r>
      <w:proofErr w:type="spellEnd"/>
      <w:r w:rsidRPr="000043FA">
        <w:rPr>
          <w:rStyle w:val="FootnoteReference"/>
          <w:vertAlign w:val="baseline"/>
        </w:rPr>
        <w:t>,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w:t>
      </w:r>
      <w:proofErr w:type="spellStart"/>
      <w:r w:rsidRPr="00603BEB">
        <w:t>Alkire</w:t>
      </w:r>
      <w:proofErr w:type="spellEnd"/>
      <w:r w:rsidRPr="00603BEB">
        <w:t>,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w:t>
      </w:r>
      <w:proofErr w:type="spellStart"/>
      <w:r w:rsidRPr="00603BEB">
        <w:t>HpxAp</w:t>
      </w:r>
      <w:proofErr w:type="spellEnd"/>
      <w:r w:rsidRPr="00603BEB">
        <w:t>),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w:t>
      </w:r>
      <w:proofErr w:type="gramStart"/>
      <w:r w:rsidRPr="007D7583">
        <w:t>has to</w:t>
      </w:r>
      <w:proofErr w:type="gramEnd"/>
      <w:r w:rsidRPr="007D7583">
        <w:t xml:space="preserve">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w:t>
      </w:r>
      <w:proofErr w:type="gramStart"/>
      <w:r w:rsidRPr="007D7583">
        <w:t>on the basis of</w:t>
      </w:r>
      <w:proofErr w:type="gramEnd"/>
      <w:r w:rsidRPr="007D7583">
        <w:t xml:space="preserve">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w:t>
      </w:r>
      <w:proofErr w:type="gramStart"/>
      <w:r w:rsidRPr="00943C09">
        <w:t>in a given</w:t>
      </w:r>
      <w:proofErr w:type="gramEnd"/>
      <w:r w:rsidRPr="00943C09">
        <w:t xml:space="preserve"> indicator, divided by the total number of respondents. Uncensored headcount ratios present results from all individuals achieving adequacy </w:t>
      </w:r>
      <w:proofErr w:type="gramStart"/>
      <w:r w:rsidRPr="00943C09">
        <w:t>in a given</w:t>
      </w:r>
      <w:proofErr w:type="gramEnd"/>
      <w:r w:rsidRPr="00943C09">
        <w:t xml:space="preserve">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 xml:space="preserve">Confidence intervals for baseline and endline estimates, differences between baseline and endline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w:t>
      </w:r>
      <w:proofErr w:type="spellStart"/>
      <w:r>
        <w:t>Frongillo</w:t>
      </w:r>
      <w:proofErr w:type="spellEnd"/>
      <w:r>
        <w:t>,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differences between baseline and endline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w:t>
      </w:r>
      <w:proofErr w:type="spellStart"/>
      <w:r w:rsidRPr="00D751B3">
        <w:rPr>
          <w:sz w:val="20"/>
          <w:szCs w:val="20"/>
        </w:rPr>
        <w:t>Stukel</w:t>
      </w:r>
      <w:proofErr w:type="spellEnd"/>
      <w:r w:rsidRPr="00D751B3">
        <w:rPr>
          <w:sz w:val="20"/>
          <w:szCs w:val="20"/>
        </w:rPr>
        <w:t xml:space="preserve">,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5916964">
    <w:abstractNumId w:val="12"/>
  </w:num>
  <w:num w:numId="2" w16cid:durableId="1133327983">
    <w:abstractNumId w:val="19"/>
  </w:num>
  <w:num w:numId="3" w16cid:durableId="446852311">
    <w:abstractNumId w:val="5"/>
  </w:num>
  <w:num w:numId="4" w16cid:durableId="1817718956">
    <w:abstractNumId w:val="21"/>
  </w:num>
  <w:num w:numId="5" w16cid:durableId="1301881130">
    <w:abstractNumId w:val="14"/>
  </w:num>
  <w:num w:numId="6" w16cid:durableId="1819030960">
    <w:abstractNumId w:val="18"/>
  </w:num>
  <w:num w:numId="7" w16cid:durableId="263805346">
    <w:abstractNumId w:val="15"/>
  </w:num>
  <w:num w:numId="8" w16cid:durableId="161775544">
    <w:abstractNumId w:val="3"/>
  </w:num>
  <w:num w:numId="9" w16cid:durableId="1874072334">
    <w:abstractNumId w:val="16"/>
  </w:num>
  <w:num w:numId="10" w16cid:durableId="235630999">
    <w:abstractNumId w:val="22"/>
  </w:num>
  <w:num w:numId="11" w16cid:durableId="1426461284">
    <w:abstractNumId w:val="7"/>
  </w:num>
  <w:num w:numId="12" w16cid:durableId="1778674560">
    <w:abstractNumId w:val="8"/>
  </w:num>
  <w:num w:numId="13" w16cid:durableId="813646997">
    <w:abstractNumId w:val="10"/>
  </w:num>
  <w:num w:numId="14" w16cid:durableId="377095928">
    <w:abstractNumId w:val="28"/>
  </w:num>
  <w:num w:numId="15" w16cid:durableId="932394505">
    <w:abstractNumId w:val="26"/>
  </w:num>
  <w:num w:numId="16" w16cid:durableId="771701517">
    <w:abstractNumId w:val="27"/>
  </w:num>
  <w:num w:numId="17" w16cid:durableId="1847550705">
    <w:abstractNumId w:val="13"/>
  </w:num>
  <w:num w:numId="18" w16cid:durableId="1233538217">
    <w:abstractNumId w:val="6"/>
  </w:num>
  <w:num w:numId="19" w16cid:durableId="456223450">
    <w:abstractNumId w:val="0"/>
  </w:num>
  <w:num w:numId="20" w16cid:durableId="486097342">
    <w:abstractNumId w:val="4"/>
  </w:num>
  <w:num w:numId="21" w16cid:durableId="1432627552">
    <w:abstractNumId w:val="11"/>
  </w:num>
  <w:num w:numId="22" w16cid:durableId="544145531">
    <w:abstractNumId w:val="2"/>
  </w:num>
  <w:num w:numId="23" w16cid:durableId="795416963">
    <w:abstractNumId w:val="11"/>
  </w:num>
  <w:num w:numId="24" w16cid:durableId="134951851">
    <w:abstractNumId w:val="11"/>
  </w:num>
  <w:num w:numId="25" w16cid:durableId="1430394040">
    <w:abstractNumId w:val="24"/>
  </w:num>
  <w:num w:numId="26" w16cid:durableId="628824456">
    <w:abstractNumId w:val="1"/>
  </w:num>
  <w:num w:numId="27" w16cid:durableId="1051726823">
    <w:abstractNumId w:val="25"/>
  </w:num>
  <w:num w:numId="28" w16cid:durableId="443352101">
    <w:abstractNumId w:val="9"/>
  </w:num>
  <w:num w:numId="29" w16cid:durableId="46496560">
    <w:abstractNumId w:val="23"/>
  </w:num>
  <w:num w:numId="30" w16cid:durableId="229077072">
    <w:abstractNumId w:val="20"/>
  </w:num>
  <w:num w:numId="31" w16cid:durableId="875896926">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AID/BFS">
    <w15:presenceInfo w15:providerId="None" w15:userId="USAID/BFS"/>
  </w15:person>
  <w15:person w15:author="Zalisk, Kirsten">
    <w15:presenceInfo w15:providerId="AD" w15:userId="S::26167@Icf.com::504b20ee-7989-4069-b746-21b069973a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42"/>
    <w:rsid w:val="00000872"/>
    <w:rsid w:val="00001529"/>
    <w:rsid w:val="00001DE7"/>
    <w:rsid w:val="00001F9F"/>
    <w:rsid w:val="00002CBE"/>
    <w:rsid w:val="00002EC1"/>
    <w:rsid w:val="000043FA"/>
    <w:rsid w:val="000103EE"/>
    <w:rsid w:val="0001071B"/>
    <w:rsid w:val="000133B3"/>
    <w:rsid w:val="000146A5"/>
    <w:rsid w:val="000153CC"/>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459"/>
    <w:rsid w:val="00037776"/>
    <w:rsid w:val="0003782C"/>
    <w:rsid w:val="0004027D"/>
    <w:rsid w:val="0004059A"/>
    <w:rsid w:val="00040600"/>
    <w:rsid w:val="000407BC"/>
    <w:rsid w:val="00040A15"/>
    <w:rsid w:val="00040CD5"/>
    <w:rsid w:val="000414FB"/>
    <w:rsid w:val="00041553"/>
    <w:rsid w:val="00041B6B"/>
    <w:rsid w:val="00041D04"/>
    <w:rsid w:val="00042132"/>
    <w:rsid w:val="00042DB8"/>
    <w:rsid w:val="000438FF"/>
    <w:rsid w:val="000445EB"/>
    <w:rsid w:val="00044AFF"/>
    <w:rsid w:val="00044CD9"/>
    <w:rsid w:val="00044E31"/>
    <w:rsid w:val="00045200"/>
    <w:rsid w:val="00045B96"/>
    <w:rsid w:val="00045DDA"/>
    <w:rsid w:val="00045FA0"/>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37C"/>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BF2"/>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A7C36"/>
    <w:rsid w:val="000B000F"/>
    <w:rsid w:val="000B1A0C"/>
    <w:rsid w:val="000B1F22"/>
    <w:rsid w:val="000B2E46"/>
    <w:rsid w:val="000B37BD"/>
    <w:rsid w:val="000B3881"/>
    <w:rsid w:val="000B3FCA"/>
    <w:rsid w:val="000B3FD7"/>
    <w:rsid w:val="000B501A"/>
    <w:rsid w:val="000B5C0D"/>
    <w:rsid w:val="000B6584"/>
    <w:rsid w:val="000B74BA"/>
    <w:rsid w:val="000C0317"/>
    <w:rsid w:val="000C07EA"/>
    <w:rsid w:val="000C126A"/>
    <w:rsid w:val="000C1419"/>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3C8"/>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1D24"/>
    <w:rsid w:val="00102846"/>
    <w:rsid w:val="00102F04"/>
    <w:rsid w:val="00103657"/>
    <w:rsid w:val="00103E89"/>
    <w:rsid w:val="00104ABC"/>
    <w:rsid w:val="00104B52"/>
    <w:rsid w:val="001056E6"/>
    <w:rsid w:val="00106A44"/>
    <w:rsid w:val="0010743D"/>
    <w:rsid w:val="00110627"/>
    <w:rsid w:val="001115DD"/>
    <w:rsid w:val="00111A76"/>
    <w:rsid w:val="00111E7A"/>
    <w:rsid w:val="001127B8"/>
    <w:rsid w:val="00112A5F"/>
    <w:rsid w:val="00114691"/>
    <w:rsid w:val="0011570D"/>
    <w:rsid w:val="00120055"/>
    <w:rsid w:val="00121F9A"/>
    <w:rsid w:val="00122705"/>
    <w:rsid w:val="001229BE"/>
    <w:rsid w:val="00123069"/>
    <w:rsid w:val="00123223"/>
    <w:rsid w:val="001235DF"/>
    <w:rsid w:val="00123E3F"/>
    <w:rsid w:val="00124B6A"/>
    <w:rsid w:val="00124C4E"/>
    <w:rsid w:val="00124F67"/>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1F30"/>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354"/>
    <w:rsid w:val="00153A94"/>
    <w:rsid w:val="00153B10"/>
    <w:rsid w:val="00153B65"/>
    <w:rsid w:val="0015471B"/>
    <w:rsid w:val="001548D2"/>
    <w:rsid w:val="00154CF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815"/>
    <w:rsid w:val="001C6EBA"/>
    <w:rsid w:val="001C76A3"/>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3E10"/>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36C50"/>
    <w:rsid w:val="00240B97"/>
    <w:rsid w:val="00240DDC"/>
    <w:rsid w:val="002418D5"/>
    <w:rsid w:val="00241FDD"/>
    <w:rsid w:val="00242448"/>
    <w:rsid w:val="002427BC"/>
    <w:rsid w:val="00242C39"/>
    <w:rsid w:val="002432A8"/>
    <w:rsid w:val="00243BEE"/>
    <w:rsid w:val="0024487E"/>
    <w:rsid w:val="00244BFD"/>
    <w:rsid w:val="00244E25"/>
    <w:rsid w:val="00245593"/>
    <w:rsid w:val="0024579F"/>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5F22"/>
    <w:rsid w:val="00267318"/>
    <w:rsid w:val="00270176"/>
    <w:rsid w:val="002702C0"/>
    <w:rsid w:val="00272C73"/>
    <w:rsid w:val="00273506"/>
    <w:rsid w:val="002749A3"/>
    <w:rsid w:val="00276D6D"/>
    <w:rsid w:val="002770E5"/>
    <w:rsid w:val="00277AAE"/>
    <w:rsid w:val="0028014F"/>
    <w:rsid w:val="00281A43"/>
    <w:rsid w:val="00281FD6"/>
    <w:rsid w:val="00282099"/>
    <w:rsid w:val="002820CB"/>
    <w:rsid w:val="002821D6"/>
    <w:rsid w:val="00282942"/>
    <w:rsid w:val="00283D2E"/>
    <w:rsid w:val="00283DA3"/>
    <w:rsid w:val="0028638A"/>
    <w:rsid w:val="00286438"/>
    <w:rsid w:val="00286F7B"/>
    <w:rsid w:val="002872C3"/>
    <w:rsid w:val="00287EB5"/>
    <w:rsid w:val="0029056E"/>
    <w:rsid w:val="002908F7"/>
    <w:rsid w:val="00290F31"/>
    <w:rsid w:val="002912C0"/>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19D5"/>
    <w:rsid w:val="002B3EFA"/>
    <w:rsid w:val="002B455F"/>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0AB5"/>
    <w:rsid w:val="002E32E5"/>
    <w:rsid w:val="002E3AAA"/>
    <w:rsid w:val="002E7D1E"/>
    <w:rsid w:val="002E7F38"/>
    <w:rsid w:val="002F074F"/>
    <w:rsid w:val="002F128B"/>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2FB3"/>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1196"/>
    <w:rsid w:val="0032241C"/>
    <w:rsid w:val="00322EBF"/>
    <w:rsid w:val="00323712"/>
    <w:rsid w:val="00323749"/>
    <w:rsid w:val="00324C36"/>
    <w:rsid w:val="00324D14"/>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05B"/>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BF2"/>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935"/>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148"/>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412"/>
    <w:rsid w:val="003E5552"/>
    <w:rsid w:val="003E6E18"/>
    <w:rsid w:val="003E754F"/>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17F06"/>
    <w:rsid w:val="00420E9B"/>
    <w:rsid w:val="0042159D"/>
    <w:rsid w:val="00422C64"/>
    <w:rsid w:val="00423E21"/>
    <w:rsid w:val="00424079"/>
    <w:rsid w:val="0042463B"/>
    <w:rsid w:val="00425409"/>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19"/>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77F68"/>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332"/>
    <w:rsid w:val="005044D6"/>
    <w:rsid w:val="00504865"/>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23BE"/>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C1"/>
    <w:rsid w:val="005367E7"/>
    <w:rsid w:val="00537504"/>
    <w:rsid w:val="005401A8"/>
    <w:rsid w:val="0054023F"/>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5619"/>
    <w:rsid w:val="00586512"/>
    <w:rsid w:val="005869AB"/>
    <w:rsid w:val="005871AF"/>
    <w:rsid w:val="00587308"/>
    <w:rsid w:val="0058775B"/>
    <w:rsid w:val="00587C7A"/>
    <w:rsid w:val="00587FD1"/>
    <w:rsid w:val="005905ED"/>
    <w:rsid w:val="00590964"/>
    <w:rsid w:val="00590A7C"/>
    <w:rsid w:val="005920F0"/>
    <w:rsid w:val="00592E12"/>
    <w:rsid w:val="00592E18"/>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B6AA5"/>
    <w:rsid w:val="005C1338"/>
    <w:rsid w:val="005C14A1"/>
    <w:rsid w:val="005C1B05"/>
    <w:rsid w:val="005C2603"/>
    <w:rsid w:val="005C28E8"/>
    <w:rsid w:val="005C3F6E"/>
    <w:rsid w:val="005C4385"/>
    <w:rsid w:val="005C5CEF"/>
    <w:rsid w:val="005C6533"/>
    <w:rsid w:val="005C6AF9"/>
    <w:rsid w:val="005C6C09"/>
    <w:rsid w:val="005C7531"/>
    <w:rsid w:val="005D1C9B"/>
    <w:rsid w:val="005D267C"/>
    <w:rsid w:val="005D28DB"/>
    <w:rsid w:val="005D2B92"/>
    <w:rsid w:val="005D4B9E"/>
    <w:rsid w:val="005D5668"/>
    <w:rsid w:val="005D5D91"/>
    <w:rsid w:val="005D6653"/>
    <w:rsid w:val="005D689F"/>
    <w:rsid w:val="005D6A28"/>
    <w:rsid w:val="005D6CF6"/>
    <w:rsid w:val="005D7E63"/>
    <w:rsid w:val="005E1162"/>
    <w:rsid w:val="005E176B"/>
    <w:rsid w:val="005E1B8D"/>
    <w:rsid w:val="005E2108"/>
    <w:rsid w:val="005E2CFE"/>
    <w:rsid w:val="005E2D0F"/>
    <w:rsid w:val="005E2D55"/>
    <w:rsid w:val="005E3ECE"/>
    <w:rsid w:val="005E4FE3"/>
    <w:rsid w:val="005E59A7"/>
    <w:rsid w:val="005E59F2"/>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3C6"/>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189"/>
    <w:rsid w:val="00636775"/>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96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6EEA"/>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4E68"/>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172"/>
    <w:rsid w:val="00702363"/>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56C"/>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3FF2"/>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537"/>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5F17"/>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6FE0"/>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556"/>
    <w:rsid w:val="007C67FC"/>
    <w:rsid w:val="007C6838"/>
    <w:rsid w:val="007D06DE"/>
    <w:rsid w:val="007D073E"/>
    <w:rsid w:val="007D1325"/>
    <w:rsid w:val="007D166E"/>
    <w:rsid w:val="007D29CD"/>
    <w:rsid w:val="007D3CA7"/>
    <w:rsid w:val="007D4AEC"/>
    <w:rsid w:val="007D4C07"/>
    <w:rsid w:val="007D7347"/>
    <w:rsid w:val="007D7379"/>
    <w:rsid w:val="007D7583"/>
    <w:rsid w:val="007D7E19"/>
    <w:rsid w:val="007E0881"/>
    <w:rsid w:val="007E09A9"/>
    <w:rsid w:val="007E0B55"/>
    <w:rsid w:val="007E0D4D"/>
    <w:rsid w:val="007E146B"/>
    <w:rsid w:val="007E1E7C"/>
    <w:rsid w:val="007E21BD"/>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18AD"/>
    <w:rsid w:val="0082283D"/>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2D19"/>
    <w:rsid w:val="00833184"/>
    <w:rsid w:val="00834288"/>
    <w:rsid w:val="008349FF"/>
    <w:rsid w:val="008350F4"/>
    <w:rsid w:val="008351E2"/>
    <w:rsid w:val="008358AD"/>
    <w:rsid w:val="008365D0"/>
    <w:rsid w:val="00836DA3"/>
    <w:rsid w:val="0083767D"/>
    <w:rsid w:val="0084011E"/>
    <w:rsid w:val="00841C14"/>
    <w:rsid w:val="00841F9B"/>
    <w:rsid w:val="008422CA"/>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6EEA"/>
    <w:rsid w:val="00887AC3"/>
    <w:rsid w:val="00891936"/>
    <w:rsid w:val="00891B67"/>
    <w:rsid w:val="0089267A"/>
    <w:rsid w:val="00892DBF"/>
    <w:rsid w:val="0089501E"/>
    <w:rsid w:val="008956ED"/>
    <w:rsid w:val="008959A4"/>
    <w:rsid w:val="008964C3"/>
    <w:rsid w:val="00896722"/>
    <w:rsid w:val="008969A3"/>
    <w:rsid w:val="00896C6D"/>
    <w:rsid w:val="00897765"/>
    <w:rsid w:val="00897F14"/>
    <w:rsid w:val="008A0587"/>
    <w:rsid w:val="008A0C4C"/>
    <w:rsid w:val="008A1B16"/>
    <w:rsid w:val="008A1B63"/>
    <w:rsid w:val="008A1DC6"/>
    <w:rsid w:val="008A323F"/>
    <w:rsid w:val="008A37EC"/>
    <w:rsid w:val="008A44F4"/>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539"/>
    <w:rsid w:val="008B79D3"/>
    <w:rsid w:val="008C0000"/>
    <w:rsid w:val="008C1757"/>
    <w:rsid w:val="008C17D3"/>
    <w:rsid w:val="008C1F7B"/>
    <w:rsid w:val="008C3634"/>
    <w:rsid w:val="008C4168"/>
    <w:rsid w:val="008C4803"/>
    <w:rsid w:val="008C4D36"/>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077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45D"/>
    <w:rsid w:val="00973622"/>
    <w:rsid w:val="00973A51"/>
    <w:rsid w:val="00973FE1"/>
    <w:rsid w:val="0097442D"/>
    <w:rsid w:val="00975068"/>
    <w:rsid w:val="009751C0"/>
    <w:rsid w:val="00975596"/>
    <w:rsid w:val="00975FEB"/>
    <w:rsid w:val="00976EDB"/>
    <w:rsid w:val="0097747D"/>
    <w:rsid w:val="00977EB8"/>
    <w:rsid w:val="00980620"/>
    <w:rsid w:val="0098090E"/>
    <w:rsid w:val="00980E71"/>
    <w:rsid w:val="00980EEA"/>
    <w:rsid w:val="00982441"/>
    <w:rsid w:val="009831A7"/>
    <w:rsid w:val="009832AF"/>
    <w:rsid w:val="009834F8"/>
    <w:rsid w:val="00983CA3"/>
    <w:rsid w:val="009842AE"/>
    <w:rsid w:val="009844DA"/>
    <w:rsid w:val="00984E46"/>
    <w:rsid w:val="00985AF8"/>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679"/>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C7ED2"/>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432"/>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21A"/>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B55"/>
    <w:rsid w:val="00A23C85"/>
    <w:rsid w:val="00A24395"/>
    <w:rsid w:val="00A24CBF"/>
    <w:rsid w:val="00A24EF4"/>
    <w:rsid w:val="00A259B1"/>
    <w:rsid w:val="00A26591"/>
    <w:rsid w:val="00A272FA"/>
    <w:rsid w:val="00A2751D"/>
    <w:rsid w:val="00A31427"/>
    <w:rsid w:val="00A31C4C"/>
    <w:rsid w:val="00A31CA0"/>
    <w:rsid w:val="00A3271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01B"/>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4BA"/>
    <w:rsid w:val="00AC2735"/>
    <w:rsid w:val="00AC2C6D"/>
    <w:rsid w:val="00AC2D76"/>
    <w:rsid w:val="00AC2FE4"/>
    <w:rsid w:val="00AC3060"/>
    <w:rsid w:val="00AC33CA"/>
    <w:rsid w:val="00AC344F"/>
    <w:rsid w:val="00AC34B6"/>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48F"/>
    <w:rsid w:val="00AE6788"/>
    <w:rsid w:val="00AF0003"/>
    <w:rsid w:val="00AF024D"/>
    <w:rsid w:val="00AF045A"/>
    <w:rsid w:val="00AF080B"/>
    <w:rsid w:val="00AF091E"/>
    <w:rsid w:val="00AF1C70"/>
    <w:rsid w:val="00AF2720"/>
    <w:rsid w:val="00AF2ABC"/>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CB6"/>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92B"/>
    <w:rsid w:val="00B66C89"/>
    <w:rsid w:val="00B6709A"/>
    <w:rsid w:val="00B70B86"/>
    <w:rsid w:val="00B72399"/>
    <w:rsid w:val="00B72496"/>
    <w:rsid w:val="00B74492"/>
    <w:rsid w:val="00B744BC"/>
    <w:rsid w:val="00B74A29"/>
    <w:rsid w:val="00B74BDD"/>
    <w:rsid w:val="00B74E21"/>
    <w:rsid w:val="00B74F8E"/>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8A9"/>
    <w:rsid w:val="00B86C54"/>
    <w:rsid w:val="00B86FF9"/>
    <w:rsid w:val="00B87479"/>
    <w:rsid w:val="00B914B8"/>
    <w:rsid w:val="00B91621"/>
    <w:rsid w:val="00B917E2"/>
    <w:rsid w:val="00B92B79"/>
    <w:rsid w:val="00B930C2"/>
    <w:rsid w:val="00B935C4"/>
    <w:rsid w:val="00B93B71"/>
    <w:rsid w:val="00B944A9"/>
    <w:rsid w:val="00B9471A"/>
    <w:rsid w:val="00B95618"/>
    <w:rsid w:val="00B95C0C"/>
    <w:rsid w:val="00B95C7A"/>
    <w:rsid w:val="00B9618B"/>
    <w:rsid w:val="00B962A2"/>
    <w:rsid w:val="00B96B43"/>
    <w:rsid w:val="00B973CA"/>
    <w:rsid w:val="00BA02BF"/>
    <w:rsid w:val="00BA0CE4"/>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634"/>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0E"/>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447E"/>
    <w:rsid w:val="00C15B4E"/>
    <w:rsid w:val="00C166BE"/>
    <w:rsid w:val="00C16BCF"/>
    <w:rsid w:val="00C16C2E"/>
    <w:rsid w:val="00C17872"/>
    <w:rsid w:val="00C17A08"/>
    <w:rsid w:val="00C17E98"/>
    <w:rsid w:val="00C2078A"/>
    <w:rsid w:val="00C21099"/>
    <w:rsid w:val="00C216F7"/>
    <w:rsid w:val="00C21802"/>
    <w:rsid w:val="00C21FCA"/>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B0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645"/>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C7C12"/>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0FD2"/>
    <w:rsid w:val="00CE1B96"/>
    <w:rsid w:val="00CE2314"/>
    <w:rsid w:val="00CE2F84"/>
    <w:rsid w:val="00CE3AAE"/>
    <w:rsid w:val="00CE3F26"/>
    <w:rsid w:val="00CE4E1B"/>
    <w:rsid w:val="00CE5004"/>
    <w:rsid w:val="00CE5225"/>
    <w:rsid w:val="00CE62A3"/>
    <w:rsid w:val="00CE6429"/>
    <w:rsid w:val="00CE6A20"/>
    <w:rsid w:val="00CE6DC3"/>
    <w:rsid w:val="00CE7F36"/>
    <w:rsid w:val="00CF0774"/>
    <w:rsid w:val="00CF0CDA"/>
    <w:rsid w:val="00CF11FA"/>
    <w:rsid w:val="00CF13DC"/>
    <w:rsid w:val="00CF1E0F"/>
    <w:rsid w:val="00CF1FBE"/>
    <w:rsid w:val="00CF21AF"/>
    <w:rsid w:val="00CF2C21"/>
    <w:rsid w:val="00CF2ED3"/>
    <w:rsid w:val="00CF3BED"/>
    <w:rsid w:val="00CF3E1A"/>
    <w:rsid w:val="00CF4065"/>
    <w:rsid w:val="00CF40BB"/>
    <w:rsid w:val="00CF49E1"/>
    <w:rsid w:val="00CF4B14"/>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14"/>
    <w:rsid w:val="00D127F3"/>
    <w:rsid w:val="00D12DE2"/>
    <w:rsid w:val="00D134F8"/>
    <w:rsid w:val="00D1376B"/>
    <w:rsid w:val="00D14641"/>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6E5E"/>
    <w:rsid w:val="00D670A1"/>
    <w:rsid w:val="00D67304"/>
    <w:rsid w:val="00D6740E"/>
    <w:rsid w:val="00D675E9"/>
    <w:rsid w:val="00D67C86"/>
    <w:rsid w:val="00D70371"/>
    <w:rsid w:val="00D7122E"/>
    <w:rsid w:val="00D71E47"/>
    <w:rsid w:val="00D726EA"/>
    <w:rsid w:val="00D74015"/>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4FDE"/>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1B4"/>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3514"/>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14EF"/>
    <w:rsid w:val="00E324DD"/>
    <w:rsid w:val="00E33F46"/>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441"/>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0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4D77"/>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4D31"/>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54C"/>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24C"/>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5F6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732"/>
    <w:rsid w:val="00F36C92"/>
    <w:rsid w:val="00F37054"/>
    <w:rsid w:val="00F379B4"/>
    <w:rsid w:val="00F4134D"/>
    <w:rsid w:val="00F41773"/>
    <w:rsid w:val="00F41ABE"/>
    <w:rsid w:val="00F41C20"/>
    <w:rsid w:val="00F41EB3"/>
    <w:rsid w:val="00F425FC"/>
    <w:rsid w:val="00F43557"/>
    <w:rsid w:val="00F43760"/>
    <w:rsid w:val="00F43A2D"/>
    <w:rsid w:val="00F43EAF"/>
    <w:rsid w:val="00F44FDE"/>
    <w:rsid w:val="00F45116"/>
    <w:rsid w:val="00F459B2"/>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9C0"/>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BDD"/>
    <w:rsid w:val="00F85D50"/>
    <w:rsid w:val="00F87363"/>
    <w:rsid w:val="00F877F7"/>
    <w:rsid w:val="00F901E5"/>
    <w:rsid w:val="00F92BAD"/>
    <w:rsid w:val="00F92C04"/>
    <w:rsid w:val="00F92F7F"/>
    <w:rsid w:val="00F933E0"/>
    <w:rsid w:val="00F94B1E"/>
    <w:rsid w:val="00F957C1"/>
    <w:rsid w:val="00FA0AB5"/>
    <w:rsid w:val="00FA0F69"/>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3E4A"/>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 w:type="character" w:styleId="UnresolvedMention">
    <w:name w:val="Unresolved Mention"/>
    <w:basedOn w:val="DefaultParagraphFont"/>
    <w:uiPriority w:val="99"/>
    <w:semiHidden/>
    <w:unhideWhenUsed/>
    <w:rsid w:val="00CF4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213395">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2751624">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74786101">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2103795">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28545061">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766063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53621387">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899634577">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76638410">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 w:id="2145200076">
      <w:bodyDiv w:val="1"/>
      <w:marLeft w:val="0"/>
      <w:marRight w:val="0"/>
      <w:marTop w:val="0"/>
      <w:marBottom w:val="0"/>
      <w:divBdr>
        <w:top w:val="none" w:sz="0" w:space="0" w:color="auto"/>
        <w:left w:val="none" w:sz="0" w:space="0" w:color="auto"/>
        <w:bottom w:val="none" w:sz="0" w:space="0" w:color="auto"/>
        <w:right w:val="none" w:sz="0" w:space="0" w:color="auto"/>
      </w:divBdr>
    </w:div>
    <w:div w:id="214538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C5A36E-08BC-4D36-8C60-9E9158918B96}"/>
</file>

<file path=customXml/itemProps3.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4.xml><?xml version="1.0" encoding="utf-8"?>
<ds:datastoreItem xmlns:ds="http://schemas.openxmlformats.org/officeDocument/2006/customXml" ds:itemID="{F20A5DEB-6F1B-44FE-945B-86B0593F2A42}">
  <ds:schemaRefs>
    <ds:schemaRef ds:uri="http://schemas.openxmlformats.org/officeDocument/2006/bibliography"/>
  </ds:schemaRefs>
</ds:datastoreItem>
</file>

<file path=customXml/itemProps5.xml><?xml version="1.0" encoding="utf-8"?>
<ds:datastoreItem xmlns:ds="http://schemas.openxmlformats.org/officeDocument/2006/customXml" ds:itemID="{EB177B81-E26A-4CB3-AC32-B7C6D941B69C}">
  <ds:schemaRefs>
    <ds:schemaRef ds:uri="http://schemas.openxmlformats.org/officeDocument/2006/bibliography"/>
  </ds:schemaRefs>
</ds:datastoreItem>
</file>

<file path=customXml/itemProps6.xml><?xml version="1.0" encoding="utf-8"?>
<ds:datastoreItem xmlns:ds="http://schemas.openxmlformats.org/officeDocument/2006/customXml" ds:itemID="{A01E5D11-F867-4BEE-A724-EBEAE9FE5F59}">
  <ds:schemaRefs>
    <ds:schemaRef ds:uri="http://schemas.openxmlformats.org/officeDocument/2006/bibliography"/>
  </ds:schemaRefs>
</ds:datastoreItem>
</file>

<file path=customXml/itemProps7.xml><?xml version="1.0" encoding="utf-8"?>
<ds:datastoreItem xmlns:ds="http://schemas.openxmlformats.org/officeDocument/2006/customXml" ds:itemID="{E9B87B87-743D-4C9B-B81E-DEF514A11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78</Pages>
  <Words>48838</Words>
  <Characters>278381</Characters>
  <Application>Microsoft Office Word</Application>
  <DocSecurity>0</DocSecurity>
  <Lines>2319</Lines>
  <Paragraphs>653</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326566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Zalisk, Kirsten</cp:lastModifiedBy>
  <cp:revision>21</cp:revision>
  <cp:lastPrinted>2019-10-24T20:42:00Z</cp:lastPrinted>
  <dcterms:created xsi:type="dcterms:W3CDTF">2020-10-16T17:41:00Z</dcterms:created>
  <dcterms:modified xsi:type="dcterms:W3CDTF">2022-12-07T20:43:00Z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ies>
</file>